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6FFF1" w14:textId="5FCF1330" w:rsidR="00FD7BDF" w:rsidRDefault="008A753C">
      <w:pPr>
        <w:rPr>
          <w:b/>
          <w:bCs/>
        </w:rPr>
      </w:pPr>
      <w:commentRangeStart w:id="0"/>
      <w:r>
        <w:rPr>
          <w:b/>
          <w:bCs/>
        </w:rPr>
        <w:t xml:space="preserve">McCarthy </w:t>
      </w:r>
      <w:commentRangeEnd w:id="0"/>
      <w:r w:rsidR="000E64A9">
        <w:rPr>
          <w:rStyle w:val="CommentReference"/>
        </w:rPr>
        <w:commentReference w:id="0"/>
      </w:r>
      <w:r>
        <w:rPr>
          <w:b/>
          <w:bCs/>
        </w:rPr>
        <w:t>Building Companies, Inc. International Expansion Recommendation Report</w:t>
      </w:r>
    </w:p>
    <w:p w14:paraId="21211BF3" w14:textId="7332C9B3" w:rsidR="008A753C" w:rsidRDefault="008A753C">
      <w:r>
        <w:t>Cade Muirhead</w:t>
      </w:r>
    </w:p>
    <w:p w14:paraId="15B9FF3E" w14:textId="7B293EDB" w:rsidR="008A753C" w:rsidRDefault="008A753C">
      <w:r>
        <w:t>August 21, 2025</w:t>
      </w:r>
    </w:p>
    <w:p w14:paraId="61061A4F" w14:textId="77777777" w:rsidR="008A753C" w:rsidRDefault="008A753C"/>
    <w:p w14:paraId="33EAC626" w14:textId="7F090F53" w:rsidR="008A753C" w:rsidRDefault="008A753C">
      <w:r>
        <w:t xml:space="preserve">After analyzing and evaluating the business model, culture, and benefits of international expansion for McCarthy Building Companies, Inc., I recommend that the company pursues international expansion and global commercial construction markets. Due to McCarthy’s exceptional product delivery, company culture, and employee stock ownership plan (ESOP), the company has all the makings and foundations to make a statement on an international level. </w:t>
      </w:r>
    </w:p>
    <w:p w14:paraId="561CEEC7" w14:textId="7DF9E264" w:rsidR="008A753C" w:rsidRDefault="008A753C">
      <w:pPr>
        <w:rPr>
          <w:b/>
          <w:bCs/>
        </w:rPr>
      </w:pPr>
      <w:r>
        <w:rPr>
          <w:b/>
          <w:bCs/>
        </w:rPr>
        <w:t>Impacts of ESOP</w:t>
      </w:r>
    </w:p>
    <w:p w14:paraId="1FDFA439" w14:textId="06D49114" w:rsidR="008A753C" w:rsidRDefault="008A753C">
      <w:r>
        <w:t xml:space="preserve">With the presence of a strong ESOP, McCarthy employees are passionately motivated to maintain standards of excellence, </w:t>
      </w:r>
      <w:commentRangeStart w:id="1"/>
      <w:r>
        <w:t>due to the company’s revenue directly correlating with the amount of money they earn</w:t>
      </w:r>
      <w:commentRangeEnd w:id="1"/>
      <w:r w:rsidR="000E64A9">
        <w:rPr>
          <w:rStyle w:val="CommentReference"/>
        </w:rPr>
        <w:commentReference w:id="1"/>
      </w:r>
      <w:r>
        <w:t xml:space="preserve">. This accountability creates a reliable and consistent culture that already exists nationwide. Because of the reliability of this consistency that has been proven by regional and national expansion, it can be said with confidence that accountability and positive culture can remain through expansion to global markets. </w:t>
      </w:r>
    </w:p>
    <w:p w14:paraId="2C42E34C" w14:textId="4C2B19AE" w:rsidR="008A753C" w:rsidRDefault="008A753C">
      <w:pPr>
        <w:rPr>
          <w:b/>
          <w:bCs/>
        </w:rPr>
      </w:pPr>
      <w:r>
        <w:rPr>
          <w:b/>
          <w:bCs/>
        </w:rPr>
        <w:t>Benefits</w:t>
      </w:r>
    </w:p>
    <w:p w14:paraId="3ECBB2BD" w14:textId="57F2EF64" w:rsidR="008A753C" w:rsidRDefault="008A753C">
      <w:r>
        <w:t xml:space="preserve">Not only does international expansion </w:t>
      </w:r>
      <w:r w:rsidR="001B423D">
        <w:t>provide more opportunities</w:t>
      </w:r>
      <w:r w:rsidR="00322A08">
        <w:t xml:space="preserve"> and reputation</w:t>
      </w:r>
      <w:r w:rsidR="001B423D">
        <w:t xml:space="preserve"> for McCarthy, but it would also provide consistency in revenue as the ESOP plan provides stability for all employees, regardless of the amount of work. </w:t>
      </w:r>
      <w:commentRangeStart w:id="2"/>
      <w:r w:rsidR="001B423D">
        <w:t>Working in different hemispheres would mitigate the “slow season” for McCarthy by always having markets working in the warm summer months</w:t>
      </w:r>
      <w:r w:rsidR="00322A08">
        <w:t xml:space="preserve">, providing more stable income for all laborers. </w:t>
      </w:r>
      <w:commentRangeEnd w:id="2"/>
      <w:r w:rsidR="000E64A9">
        <w:rPr>
          <w:rStyle w:val="CommentReference"/>
        </w:rPr>
        <w:commentReference w:id="2"/>
      </w:r>
      <w:r w:rsidR="00322A08">
        <w:t>McCarthy’s excellence in all aspects of commercial building, especially in sustainable and energy-efficient projects that have recently become an upswinging trend in the construction industry, would allow for immediate presence and validity in competitive global markets.</w:t>
      </w:r>
    </w:p>
    <w:p w14:paraId="4EDFAB65" w14:textId="04F5978A" w:rsidR="00322A08" w:rsidRDefault="00322A08">
      <w:pPr>
        <w:rPr>
          <w:b/>
          <w:bCs/>
        </w:rPr>
      </w:pPr>
      <w:r>
        <w:rPr>
          <w:b/>
          <w:bCs/>
        </w:rPr>
        <w:t>Challenges and Alleviation</w:t>
      </w:r>
    </w:p>
    <w:p w14:paraId="49B3D5F0" w14:textId="493070A8" w:rsidR="00322A08" w:rsidRDefault="00322A08">
      <w:r>
        <w:t xml:space="preserve">By expanding internationally, McCarthy would be entering uncharted waters as they would become one of the largest, private, 100% employee-owned companies in the world. Observing and adapting to the reality of an international ESOP plan may be difficult; however, with the help of global markets and customers, allies in the industry, and the programs identified in the business report – such as McCarthy </w:t>
      </w:r>
      <w:r w:rsidRPr="00322A08">
        <w:rPr>
          <w:i/>
          <w:iCs/>
        </w:rPr>
        <w:t>Build U</w:t>
      </w:r>
      <w:r>
        <w:t xml:space="preserve"> – McCarthy can </w:t>
      </w:r>
      <w:r>
        <w:lastRenderedPageBreak/>
        <w:t>invest in an international workforce with confidence that it can be transitioned into an impactful, global company.</w:t>
      </w:r>
    </w:p>
    <w:p w14:paraId="6721749A" w14:textId="2971CF67" w:rsidR="00322A08" w:rsidRDefault="00322A08">
      <w:pPr>
        <w:rPr>
          <w:b/>
          <w:bCs/>
        </w:rPr>
      </w:pPr>
      <w:r>
        <w:rPr>
          <w:b/>
          <w:bCs/>
        </w:rPr>
        <w:t>Conclusion</w:t>
      </w:r>
    </w:p>
    <w:p w14:paraId="23C176EF" w14:textId="26B119AD" w:rsidR="00322A08" w:rsidRDefault="00322A08">
      <w:r>
        <w:t xml:space="preserve">With the proven ability to </w:t>
      </w:r>
      <w:r w:rsidR="00191FFA">
        <w:t xml:space="preserve">consistently </w:t>
      </w:r>
      <w:r>
        <w:t xml:space="preserve">transfer meaningful culture to every </w:t>
      </w:r>
      <w:r w:rsidR="00191FFA">
        <w:t xml:space="preserve">McCarthy office and jobsite </w:t>
      </w:r>
      <w:r>
        <w:t>in the nation</w:t>
      </w:r>
      <w:r w:rsidR="00191FFA">
        <w:t>, and a powerful presence of proven excellence in commercial construction, McCarthy Building Companies, Inc.</w:t>
      </w:r>
      <w:del w:id="3" w:author="Seth Ricks" w:date="2025-08-22T11:34:00Z" w16du:dateUtc="2025-08-22T17:34:00Z">
        <w:r w:rsidR="00191FFA" w:rsidDel="000E64A9">
          <w:delText>,</w:delText>
        </w:r>
      </w:del>
      <w:r w:rsidR="00191FFA">
        <w:t xml:space="preserve"> has the potential to become an international trailblazer and business model around the world for the foreseeable future. By maintaining the culture through international expansion and methodically addressing challenges and new opportunities as they arise, the ESOP ideals at McCarthy can become a global benefit for millions of people across the globe – whether they be customers, laborers, or members of communities that benefit from a McCarthy project.</w:t>
      </w:r>
    </w:p>
    <w:p w14:paraId="0FDE4087" w14:textId="5B05CC52" w:rsidR="00191FFA" w:rsidRDefault="00191FFA">
      <w:pPr>
        <w:rPr>
          <w:b/>
          <w:bCs/>
        </w:rPr>
      </w:pPr>
      <w:commentRangeStart w:id="4"/>
      <w:r>
        <w:rPr>
          <w:b/>
          <w:bCs/>
        </w:rPr>
        <w:t>References</w:t>
      </w:r>
      <w:commentRangeEnd w:id="4"/>
      <w:r w:rsidR="000E64A9">
        <w:rPr>
          <w:rStyle w:val="CommentReference"/>
        </w:rPr>
        <w:commentReference w:id="4"/>
      </w:r>
    </w:p>
    <w:p w14:paraId="0BC60927" w14:textId="77777777" w:rsidR="00191FFA" w:rsidRPr="00191FFA" w:rsidRDefault="00191FFA" w:rsidP="00191FFA">
      <w:r w:rsidRPr="00191FFA">
        <w:t xml:space="preserve">Investopedia. (2016). </w:t>
      </w:r>
      <w:r w:rsidRPr="00191FFA">
        <w:rPr>
          <w:i/>
          <w:iCs/>
        </w:rPr>
        <w:t>Employee stock ownership plan (ESOP).</w:t>
      </w:r>
      <w:r w:rsidRPr="00191FFA">
        <w:t xml:space="preserve"> In E. Estevez (Ed.), </w:t>
      </w:r>
      <w:r w:rsidRPr="00191FFA">
        <w:rPr>
          <w:i/>
          <w:iCs/>
        </w:rPr>
        <w:t>Investopedia</w:t>
      </w:r>
      <w:r w:rsidRPr="00191FFA">
        <w:t>. https://www.investopedia.com/terms/e/esop.asp</w:t>
      </w:r>
    </w:p>
    <w:p w14:paraId="4759D211" w14:textId="77777777" w:rsidR="00191FFA" w:rsidRPr="00191FFA" w:rsidRDefault="00191FFA" w:rsidP="00191FFA">
      <w:r w:rsidRPr="00191FFA">
        <w:t xml:space="preserve">McCarthy Building Companies. (2025a). </w:t>
      </w:r>
      <w:r w:rsidRPr="00191FFA">
        <w:rPr>
          <w:i/>
          <w:iCs/>
        </w:rPr>
        <w:t>About us.</w:t>
      </w:r>
      <w:r w:rsidRPr="00191FFA">
        <w:t xml:space="preserve"> https://www.mccarthy.com</w:t>
      </w:r>
    </w:p>
    <w:p w14:paraId="20EF9D2E" w14:textId="77777777" w:rsidR="00191FFA" w:rsidRPr="00191FFA" w:rsidRDefault="00191FFA"/>
    <w:sectPr w:rsidR="00191FFA" w:rsidRPr="00191FF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eth Ricks" w:date="2025-08-22T11:35:00Z" w:initials="SR">
    <w:p w14:paraId="1E6A8341" w14:textId="77777777" w:rsidR="000E64A9" w:rsidRDefault="000E64A9" w:rsidP="000E64A9">
      <w:pPr>
        <w:pStyle w:val="CommentText"/>
      </w:pPr>
      <w:r>
        <w:rPr>
          <w:rStyle w:val="CommentReference"/>
        </w:rPr>
        <w:annotationRef/>
      </w:r>
      <w:r>
        <w:t xml:space="preserve">Overall, you did a great job on this report! </w:t>
      </w:r>
    </w:p>
  </w:comment>
  <w:comment w:id="1" w:author="Seth Ricks" w:date="2025-08-22T11:32:00Z" w:initials="SR">
    <w:p w14:paraId="0A34961A" w14:textId="3860715F" w:rsidR="000E64A9" w:rsidRDefault="000E64A9" w:rsidP="000E64A9">
      <w:pPr>
        <w:pStyle w:val="CommentText"/>
      </w:pPr>
      <w:r>
        <w:rPr>
          <w:rStyle w:val="CommentReference"/>
        </w:rPr>
        <w:annotationRef/>
      </w:r>
      <w:r>
        <w:t xml:space="preserve">I’m not an expert on this, but isn’t revenue the same thing as the ‘amount of money they earn’? That seems redundant to me. </w:t>
      </w:r>
    </w:p>
  </w:comment>
  <w:comment w:id="2" w:author="Seth Ricks" w:date="2025-08-22T11:33:00Z" w:initials="SR">
    <w:p w14:paraId="3D147B8B" w14:textId="77777777" w:rsidR="000E64A9" w:rsidRDefault="000E64A9" w:rsidP="000E64A9">
      <w:pPr>
        <w:pStyle w:val="CommentText"/>
      </w:pPr>
      <w:r>
        <w:rPr>
          <w:rStyle w:val="CommentReference"/>
        </w:rPr>
        <w:annotationRef/>
      </w:r>
      <w:r>
        <w:t>I think that this is your strongest point. The readers would probably like to know - did you come up with this or are you extracting this idea from one of your references? If it is from a reference, it would strengthen this point a lot more too!</w:t>
      </w:r>
    </w:p>
  </w:comment>
  <w:comment w:id="4" w:author="Seth Ricks" w:date="2025-08-22T11:35:00Z" w:initials="SR">
    <w:p w14:paraId="4B23538C" w14:textId="77777777" w:rsidR="000E64A9" w:rsidRDefault="000E64A9" w:rsidP="000E64A9">
      <w:pPr>
        <w:pStyle w:val="CommentText"/>
      </w:pPr>
      <w:r>
        <w:rPr>
          <w:rStyle w:val="CommentReference"/>
        </w:rPr>
        <w:annotationRef/>
      </w:r>
      <w:r>
        <w:t xml:space="preserve">Good job including your references! The only thing is, where did you cite them? Make sure to cite your references throughout your document to back your statements with tangible data.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6A8341" w15:done="0"/>
  <w15:commentEx w15:paraId="0A34961A" w15:done="0"/>
  <w15:commentEx w15:paraId="3D147B8B" w15:done="0"/>
  <w15:commentEx w15:paraId="4B23538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FFE22B" w16cex:dateUtc="2025-08-22T17:35:00Z"/>
  <w16cex:commentExtensible w16cex:durableId="010F0E24" w16cex:dateUtc="2025-08-22T17:32:00Z"/>
  <w16cex:commentExtensible w16cex:durableId="71921CDB" w16cex:dateUtc="2025-08-22T17:33:00Z"/>
  <w16cex:commentExtensible w16cex:durableId="4D8EB368" w16cex:dateUtc="2025-08-22T17: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6A8341" w16cid:durableId="2DFFE22B"/>
  <w16cid:commentId w16cid:paraId="0A34961A" w16cid:durableId="010F0E24"/>
  <w16cid:commentId w16cid:paraId="3D147B8B" w16cid:durableId="71921CDB"/>
  <w16cid:commentId w16cid:paraId="4B23538C" w16cid:durableId="4D8EB36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th Ricks">
    <w15:presenceInfo w15:providerId="Windows Live" w15:userId="f2cd5bde1dcad4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53C"/>
    <w:rsid w:val="000E64A9"/>
    <w:rsid w:val="00142334"/>
    <w:rsid w:val="00191FFA"/>
    <w:rsid w:val="001B423D"/>
    <w:rsid w:val="00322A08"/>
    <w:rsid w:val="008A753C"/>
    <w:rsid w:val="009A42CB"/>
    <w:rsid w:val="00BC798B"/>
    <w:rsid w:val="00FD7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650FE"/>
  <w15:chartTrackingRefBased/>
  <w15:docId w15:val="{3547FBA5-5622-4D36-A969-D3F10FDC9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5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75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75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5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5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5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5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5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5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5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75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75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5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5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5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5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5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53C"/>
    <w:rPr>
      <w:rFonts w:eastAsiaTheme="majorEastAsia" w:cstheme="majorBidi"/>
      <w:color w:val="272727" w:themeColor="text1" w:themeTint="D8"/>
    </w:rPr>
  </w:style>
  <w:style w:type="paragraph" w:styleId="Title">
    <w:name w:val="Title"/>
    <w:basedOn w:val="Normal"/>
    <w:next w:val="Normal"/>
    <w:link w:val="TitleChar"/>
    <w:uiPriority w:val="10"/>
    <w:qFormat/>
    <w:rsid w:val="008A7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5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5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53C"/>
    <w:pPr>
      <w:spacing w:before="160"/>
      <w:jc w:val="center"/>
    </w:pPr>
    <w:rPr>
      <w:i/>
      <w:iCs/>
      <w:color w:val="404040" w:themeColor="text1" w:themeTint="BF"/>
    </w:rPr>
  </w:style>
  <w:style w:type="character" w:customStyle="1" w:styleId="QuoteChar">
    <w:name w:val="Quote Char"/>
    <w:basedOn w:val="DefaultParagraphFont"/>
    <w:link w:val="Quote"/>
    <w:uiPriority w:val="29"/>
    <w:rsid w:val="008A753C"/>
    <w:rPr>
      <w:i/>
      <w:iCs/>
      <w:color w:val="404040" w:themeColor="text1" w:themeTint="BF"/>
    </w:rPr>
  </w:style>
  <w:style w:type="paragraph" w:styleId="ListParagraph">
    <w:name w:val="List Paragraph"/>
    <w:basedOn w:val="Normal"/>
    <w:uiPriority w:val="34"/>
    <w:qFormat/>
    <w:rsid w:val="008A753C"/>
    <w:pPr>
      <w:ind w:left="720"/>
      <w:contextualSpacing/>
    </w:pPr>
  </w:style>
  <w:style w:type="character" w:styleId="IntenseEmphasis">
    <w:name w:val="Intense Emphasis"/>
    <w:basedOn w:val="DefaultParagraphFont"/>
    <w:uiPriority w:val="21"/>
    <w:qFormat/>
    <w:rsid w:val="008A753C"/>
    <w:rPr>
      <w:i/>
      <w:iCs/>
      <w:color w:val="0F4761" w:themeColor="accent1" w:themeShade="BF"/>
    </w:rPr>
  </w:style>
  <w:style w:type="paragraph" w:styleId="IntenseQuote">
    <w:name w:val="Intense Quote"/>
    <w:basedOn w:val="Normal"/>
    <w:next w:val="Normal"/>
    <w:link w:val="IntenseQuoteChar"/>
    <w:uiPriority w:val="30"/>
    <w:qFormat/>
    <w:rsid w:val="008A75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53C"/>
    <w:rPr>
      <w:i/>
      <w:iCs/>
      <w:color w:val="0F4761" w:themeColor="accent1" w:themeShade="BF"/>
    </w:rPr>
  </w:style>
  <w:style w:type="character" w:styleId="IntenseReference">
    <w:name w:val="Intense Reference"/>
    <w:basedOn w:val="DefaultParagraphFont"/>
    <w:uiPriority w:val="32"/>
    <w:qFormat/>
    <w:rsid w:val="008A753C"/>
    <w:rPr>
      <w:b/>
      <w:bCs/>
      <w:smallCaps/>
      <w:color w:val="0F4761" w:themeColor="accent1" w:themeShade="BF"/>
      <w:spacing w:val="5"/>
    </w:rPr>
  </w:style>
  <w:style w:type="paragraph" w:styleId="Revision">
    <w:name w:val="Revision"/>
    <w:hidden/>
    <w:uiPriority w:val="99"/>
    <w:semiHidden/>
    <w:rsid w:val="000E64A9"/>
    <w:pPr>
      <w:spacing w:after="0" w:line="240" w:lineRule="auto"/>
    </w:pPr>
  </w:style>
  <w:style w:type="character" w:styleId="CommentReference">
    <w:name w:val="annotation reference"/>
    <w:basedOn w:val="DefaultParagraphFont"/>
    <w:uiPriority w:val="99"/>
    <w:semiHidden/>
    <w:unhideWhenUsed/>
    <w:rsid w:val="000E64A9"/>
    <w:rPr>
      <w:sz w:val="16"/>
      <w:szCs w:val="16"/>
    </w:rPr>
  </w:style>
  <w:style w:type="paragraph" w:styleId="CommentText">
    <w:name w:val="annotation text"/>
    <w:basedOn w:val="Normal"/>
    <w:link w:val="CommentTextChar"/>
    <w:uiPriority w:val="99"/>
    <w:unhideWhenUsed/>
    <w:rsid w:val="000E64A9"/>
    <w:pPr>
      <w:spacing w:line="240" w:lineRule="auto"/>
    </w:pPr>
    <w:rPr>
      <w:sz w:val="20"/>
      <w:szCs w:val="20"/>
    </w:rPr>
  </w:style>
  <w:style w:type="character" w:customStyle="1" w:styleId="CommentTextChar">
    <w:name w:val="Comment Text Char"/>
    <w:basedOn w:val="DefaultParagraphFont"/>
    <w:link w:val="CommentText"/>
    <w:uiPriority w:val="99"/>
    <w:rsid w:val="000E64A9"/>
    <w:rPr>
      <w:sz w:val="20"/>
      <w:szCs w:val="20"/>
    </w:rPr>
  </w:style>
  <w:style w:type="paragraph" w:styleId="CommentSubject">
    <w:name w:val="annotation subject"/>
    <w:basedOn w:val="CommentText"/>
    <w:next w:val="CommentText"/>
    <w:link w:val="CommentSubjectChar"/>
    <w:uiPriority w:val="99"/>
    <w:semiHidden/>
    <w:unhideWhenUsed/>
    <w:rsid w:val="000E64A9"/>
    <w:rPr>
      <w:b/>
      <w:bCs/>
    </w:rPr>
  </w:style>
  <w:style w:type="character" w:customStyle="1" w:styleId="CommentSubjectChar">
    <w:name w:val="Comment Subject Char"/>
    <w:basedOn w:val="CommentTextChar"/>
    <w:link w:val="CommentSubject"/>
    <w:uiPriority w:val="99"/>
    <w:semiHidden/>
    <w:rsid w:val="000E64A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491</Words>
  <Characters>2800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Muirhead, Cade</dc:creator>
  <cp:keywords/>
  <dc:description/>
  <cp:lastModifiedBy>Seth Ricks</cp:lastModifiedBy>
  <cp:revision>2</cp:revision>
  <dcterms:created xsi:type="dcterms:W3CDTF">2025-08-22T17:37:00Z</dcterms:created>
  <dcterms:modified xsi:type="dcterms:W3CDTF">2025-08-22T17:37:00Z</dcterms:modified>
</cp:coreProperties>
</file>