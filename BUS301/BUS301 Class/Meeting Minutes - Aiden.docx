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B3C85" w14:textId="2F01BF3C" w:rsidR="004E0203" w:rsidRDefault="003255FE">
      <w:commentRangeStart w:id="0"/>
      <w:r>
        <w:t>8/19/2025</w:t>
      </w:r>
      <w:commentRangeEnd w:id="0"/>
      <w:r w:rsidR="00F46E00">
        <w:rPr>
          <w:rStyle w:val="CommentReference"/>
        </w:rPr>
        <w:commentReference w:id="0"/>
      </w:r>
    </w:p>
    <w:p w14:paraId="5FBCFAC9" w14:textId="627D7C15" w:rsidR="003255FE" w:rsidRDefault="003255FE">
      <w:r>
        <w:t>BUS 301 Meeting</w:t>
      </w:r>
    </w:p>
    <w:p w14:paraId="4E985838" w14:textId="2E3A7507" w:rsidR="003255FE" w:rsidRDefault="003255FE">
      <w:r>
        <w:t>Brother Patterson ran the meeting</w:t>
      </w:r>
    </w:p>
    <w:p w14:paraId="3B31B333" w14:textId="15772BF2" w:rsidR="003255FE" w:rsidRDefault="00F46E00">
      <w:ins w:id="1" w:author="Seth Ricks" w:date="2025-08-20T11:29:00Z" w16du:dateUtc="2025-08-20T17:29:00Z">
        <w:r>
          <w:t>Attendees</w:t>
        </w:r>
      </w:ins>
      <w:ins w:id="2" w:author="Seth Ricks" w:date="2025-08-20T11:28:00Z" w16du:dateUtc="2025-08-20T17:28:00Z">
        <w:r>
          <w:t xml:space="preserve">: </w:t>
        </w:r>
      </w:ins>
      <w:proofErr w:type="spellStart"/>
      <w:ins w:id="3" w:author="Seth Ricks" w:date="2025-08-20T11:29:00Z" w16du:dateUtc="2025-08-20T17:29:00Z">
        <w:r>
          <w:t>Students</w:t>
        </w:r>
      </w:ins>
      <w:del w:id="4" w:author="Seth Ricks" w:date="2025-08-20T11:29:00Z" w16du:dateUtc="2025-08-20T17:29:00Z">
        <w:r w:rsidR="003255FE" w:rsidDel="00F46E00">
          <w:delText xml:space="preserve">Members </w:delText>
        </w:r>
      </w:del>
      <w:r w:rsidR="003255FE">
        <w:t>of</w:t>
      </w:r>
      <w:proofErr w:type="spellEnd"/>
      <w:r w:rsidR="003255FE">
        <w:t xml:space="preserve"> BUS 301</w:t>
      </w:r>
    </w:p>
    <w:p w14:paraId="3647837C" w14:textId="4D7C5C64" w:rsidR="003255FE" w:rsidRDefault="003255FE">
      <w:r>
        <w:t>Midterm Feedback</w:t>
      </w:r>
    </w:p>
    <w:p w14:paraId="62F9C0F8" w14:textId="7B3A5484" w:rsidR="003255FE" w:rsidRDefault="003255FE" w:rsidP="003255FE">
      <w:pPr>
        <w:pStyle w:val="ListParagraph"/>
        <w:numPr>
          <w:ilvl w:val="0"/>
          <w:numId w:val="1"/>
        </w:numPr>
      </w:pPr>
      <w:r>
        <w:t>There should be plenty of notice for the weekly assignments even before the workshop occurs</w:t>
      </w:r>
    </w:p>
    <w:p w14:paraId="5230589F" w14:textId="433B15E0" w:rsidR="003255FE" w:rsidRDefault="003255FE" w:rsidP="003255FE">
      <w:pPr>
        <w:pStyle w:val="ListParagraph"/>
        <w:numPr>
          <w:ilvl w:val="1"/>
          <w:numId w:val="1"/>
        </w:numPr>
      </w:pPr>
      <w:r>
        <w:t>Don’t feel like you have to wait until the workshop to work</w:t>
      </w:r>
    </w:p>
    <w:p w14:paraId="72454550" w14:textId="56532069" w:rsidR="003255FE" w:rsidRDefault="003255FE" w:rsidP="003255FE">
      <w:pPr>
        <w:pStyle w:val="ListParagraph"/>
        <w:numPr>
          <w:ilvl w:val="0"/>
          <w:numId w:val="1"/>
        </w:numPr>
      </w:pPr>
      <w:r>
        <w:t>The workload cannot decrease</w:t>
      </w:r>
    </w:p>
    <w:p w14:paraId="3269C0A0" w14:textId="360EFBD2" w:rsidR="003255FE" w:rsidRDefault="003255FE" w:rsidP="003255FE">
      <w:pPr>
        <w:pStyle w:val="ListParagraph"/>
        <w:numPr>
          <w:ilvl w:val="0"/>
          <w:numId w:val="1"/>
        </w:numPr>
      </w:pPr>
      <w:r>
        <w:t xml:space="preserve">If there are any </w:t>
      </w:r>
      <w:del w:id="5" w:author="Seth Ricks" w:date="2025-08-20T11:27:00Z" w16du:dateUtc="2025-08-20T17:27:00Z">
        <w:r w:rsidDel="00F46E00">
          <w:delText>questions</w:delText>
        </w:r>
      </w:del>
      <w:ins w:id="6" w:author="Seth Ricks" w:date="2025-08-20T11:27:00Z" w16du:dateUtc="2025-08-20T17:27:00Z">
        <w:r w:rsidR="00F46E00">
          <w:t>questions,</w:t>
        </w:r>
      </w:ins>
      <w:r>
        <w:t xml:space="preserve"> please contact the instructor</w:t>
      </w:r>
    </w:p>
    <w:p w14:paraId="439E4FA2" w14:textId="500BAC8D" w:rsidR="003255FE" w:rsidRDefault="003255FE" w:rsidP="003255FE">
      <w:pPr>
        <w:pStyle w:val="ListParagraph"/>
        <w:numPr>
          <w:ilvl w:val="0"/>
          <w:numId w:val="1"/>
        </w:numPr>
      </w:pPr>
      <w:r>
        <w:t>Assignments are worth zero for grading purposes</w:t>
      </w:r>
    </w:p>
    <w:p w14:paraId="4CFD706A" w14:textId="38B34A22" w:rsidR="003255FE" w:rsidRDefault="003255FE" w:rsidP="003255FE">
      <w:r>
        <w:t>Keep moving forward!</w:t>
      </w:r>
    </w:p>
    <w:p w14:paraId="3392FCFA" w14:textId="4B7989A3" w:rsidR="003255FE" w:rsidRDefault="003255FE" w:rsidP="003255FE">
      <w:pPr>
        <w:pStyle w:val="ListParagraph"/>
        <w:numPr>
          <w:ilvl w:val="0"/>
          <w:numId w:val="2"/>
        </w:numPr>
      </w:pPr>
      <w:r>
        <w:t xml:space="preserve">Turn the largest assignment in, even if it isn’t </w:t>
      </w:r>
      <w:del w:id="7" w:author="Seth Ricks" w:date="2025-08-20T11:27:00Z" w16du:dateUtc="2025-08-20T17:27:00Z">
        <w:r w:rsidDel="00F46E00">
          <w:delText>complete</w:delText>
        </w:r>
      </w:del>
      <w:ins w:id="8" w:author="Seth Ricks" w:date="2025-08-20T11:27:00Z" w16du:dateUtc="2025-08-20T17:27:00Z">
        <w:r w:rsidR="00F46E00">
          <w:t>complete,</w:t>
        </w:r>
      </w:ins>
      <w:r>
        <w:t xml:space="preserve"> it is the hardest one</w:t>
      </w:r>
    </w:p>
    <w:p w14:paraId="192653FA" w14:textId="63C88BE1" w:rsidR="003255FE" w:rsidRDefault="003255FE" w:rsidP="003255FE">
      <w:r>
        <w:t>What are meeting minutes?</w:t>
      </w:r>
    </w:p>
    <w:p w14:paraId="0536DAEF" w14:textId="001B62C4" w:rsidR="003255FE" w:rsidRDefault="003255FE" w:rsidP="003255FE">
      <w:pPr>
        <w:pStyle w:val="ListParagraph"/>
        <w:numPr>
          <w:ilvl w:val="0"/>
          <w:numId w:val="2"/>
        </w:numPr>
      </w:pPr>
      <w:r>
        <w:t>Just the key points of a meeting</w:t>
      </w:r>
    </w:p>
    <w:p w14:paraId="23DB568A" w14:textId="4D614E0A" w:rsidR="003255FE" w:rsidRDefault="003255FE" w:rsidP="003255FE">
      <w:r>
        <w:t>Business Report</w:t>
      </w:r>
    </w:p>
    <w:p w14:paraId="5BDD973D" w14:textId="71234440" w:rsidR="003255FE" w:rsidRDefault="003255FE" w:rsidP="003255FE">
      <w:pPr>
        <w:pStyle w:val="ListParagraph"/>
        <w:numPr>
          <w:ilvl w:val="0"/>
          <w:numId w:val="2"/>
        </w:numPr>
      </w:pPr>
      <w:r>
        <w:t>Writing to the board of directors</w:t>
      </w:r>
    </w:p>
    <w:p w14:paraId="66B871DA" w14:textId="33343F70" w:rsidR="003255FE" w:rsidRDefault="003255FE" w:rsidP="003255FE">
      <w:pPr>
        <w:pStyle w:val="ListParagraph"/>
        <w:numPr>
          <w:ilvl w:val="0"/>
          <w:numId w:val="2"/>
        </w:numPr>
      </w:pPr>
      <w:r>
        <w:t>Be concise</w:t>
      </w:r>
    </w:p>
    <w:p w14:paraId="1F3D82F7" w14:textId="793D5B9B" w:rsidR="003255FE" w:rsidRDefault="003255FE" w:rsidP="003255FE">
      <w:pPr>
        <w:pStyle w:val="ListParagraph"/>
        <w:numPr>
          <w:ilvl w:val="0"/>
          <w:numId w:val="2"/>
        </w:numPr>
      </w:pPr>
      <w:r>
        <w:t>Have a recommendation for the company</w:t>
      </w:r>
    </w:p>
    <w:p w14:paraId="4C6D8B3F" w14:textId="31AB76E7" w:rsidR="004F24CA" w:rsidRDefault="004F24CA" w:rsidP="003255FE">
      <w:pPr>
        <w:pStyle w:val="ListParagraph"/>
        <w:numPr>
          <w:ilvl w:val="0"/>
          <w:numId w:val="2"/>
        </w:numPr>
      </w:pPr>
      <w:r>
        <w:t xml:space="preserve">The </w:t>
      </w:r>
      <w:ins w:id="9" w:author="Seth Ricks" w:date="2025-08-20T11:30:00Z" w16du:dateUtc="2025-08-20T17:30:00Z">
        <w:r w:rsidR="00F46E00">
          <w:t>r</w:t>
        </w:r>
      </w:ins>
      <w:del w:id="10" w:author="Seth Ricks" w:date="2025-08-20T11:30:00Z" w16du:dateUtc="2025-08-20T17:30:00Z">
        <w:r w:rsidDel="00F46E00">
          <w:delText>R</w:delText>
        </w:r>
      </w:del>
      <w:r>
        <w:t xml:space="preserve">ecommendation </w:t>
      </w:r>
      <w:r w:rsidR="00F46E00">
        <w:t>r</w:t>
      </w:r>
      <w:r>
        <w:t xml:space="preserve">eport will follow and the </w:t>
      </w:r>
      <w:r w:rsidR="00F46E00">
        <w:t>e</w:t>
      </w:r>
      <w:r>
        <w:t>xecutive summary will follow that</w:t>
      </w:r>
    </w:p>
    <w:p w14:paraId="50EE842D" w14:textId="77777777" w:rsidR="004F24CA" w:rsidRDefault="004F24CA" w:rsidP="003255FE">
      <w:pPr>
        <w:pStyle w:val="ListParagraph"/>
        <w:numPr>
          <w:ilvl w:val="0"/>
          <w:numId w:val="2"/>
        </w:numPr>
      </w:pPr>
      <w:r>
        <w:t>Report on a situational, investigative, or problem analysis</w:t>
      </w:r>
    </w:p>
    <w:p w14:paraId="676827B0" w14:textId="77777777" w:rsidR="004F24CA" w:rsidRDefault="004F24CA" w:rsidP="003255FE">
      <w:pPr>
        <w:pStyle w:val="ListParagraph"/>
        <w:numPr>
          <w:ilvl w:val="0"/>
          <w:numId w:val="2"/>
        </w:numPr>
      </w:pPr>
      <w:r>
        <w:t>Remember the audience!</w:t>
      </w:r>
    </w:p>
    <w:p w14:paraId="695B6B35" w14:textId="77777777" w:rsidR="004F24CA" w:rsidRDefault="004F24CA" w:rsidP="003255FE">
      <w:pPr>
        <w:pStyle w:val="ListParagraph"/>
        <w:numPr>
          <w:ilvl w:val="0"/>
          <w:numId w:val="2"/>
        </w:numPr>
      </w:pPr>
      <w:r>
        <w:t xml:space="preserve">Have section headings and </w:t>
      </w:r>
      <w:proofErr w:type="gramStart"/>
      <w:r>
        <w:t>divide</w:t>
      </w:r>
      <w:proofErr w:type="gramEnd"/>
      <w:r>
        <w:t xml:space="preserve"> into sections</w:t>
      </w:r>
    </w:p>
    <w:p w14:paraId="4CACD27A" w14:textId="2021F061" w:rsidR="004F24CA" w:rsidRDefault="004F24CA" w:rsidP="003255FE">
      <w:pPr>
        <w:pStyle w:val="ListParagraph"/>
        <w:numPr>
          <w:ilvl w:val="0"/>
          <w:numId w:val="2"/>
        </w:numPr>
      </w:pPr>
      <w:r>
        <w:t xml:space="preserve">Always cite your sources </w:t>
      </w:r>
    </w:p>
    <w:p w14:paraId="5B98EE4F" w14:textId="4628199A" w:rsidR="004F24CA" w:rsidRDefault="004F24CA" w:rsidP="004F24CA">
      <w:r>
        <w:t>Weeks 5,6,7</w:t>
      </w:r>
    </w:p>
    <w:p w14:paraId="229BD31A" w14:textId="563594D6" w:rsidR="004F24CA" w:rsidRDefault="004F24CA" w:rsidP="004F24CA">
      <w:pPr>
        <w:pStyle w:val="ListParagraph"/>
        <w:numPr>
          <w:ilvl w:val="0"/>
          <w:numId w:val="3"/>
        </w:numPr>
      </w:pPr>
      <w:r>
        <w:t>Social Media Campaign SWOT analysis for future presentation</w:t>
      </w:r>
    </w:p>
    <w:p w14:paraId="4FA8D8EE" w14:textId="0A4C4DEF" w:rsidR="004F24CA" w:rsidRDefault="004F24CA" w:rsidP="004F24CA">
      <w:pPr>
        <w:pStyle w:val="ListParagraph"/>
        <w:numPr>
          <w:ilvl w:val="0"/>
          <w:numId w:val="3"/>
        </w:numPr>
      </w:pPr>
      <w:r>
        <w:t>Procedure for dealing with social media complaints</w:t>
      </w:r>
    </w:p>
    <w:p w14:paraId="0EDDAFF5" w14:textId="26918CEE" w:rsidR="004F24CA" w:rsidRDefault="004F24CA" w:rsidP="004F24CA">
      <w:pPr>
        <w:pStyle w:val="ListParagraph"/>
        <w:numPr>
          <w:ilvl w:val="0"/>
          <w:numId w:val="3"/>
        </w:numPr>
      </w:pPr>
      <w:r>
        <w:t>Social Media Posts</w:t>
      </w:r>
    </w:p>
    <w:p w14:paraId="5F88E06E" w14:textId="35EF0108" w:rsidR="004F24CA" w:rsidRDefault="004F24CA" w:rsidP="004F24CA">
      <w:pPr>
        <w:pStyle w:val="ListParagraph"/>
        <w:numPr>
          <w:ilvl w:val="0"/>
          <w:numId w:val="3"/>
        </w:numPr>
      </w:pPr>
      <w:r>
        <w:t>Presentation based on SWOT analysis</w:t>
      </w:r>
    </w:p>
    <w:p w14:paraId="67495038" w14:textId="51AF5373" w:rsidR="004F24CA" w:rsidDel="00F46E00" w:rsidRDefault="004F24CA" w:rsidP="004F24CA">
      <w:pPr>
        <w:rPr>
          <w:del w:id="11" w:author="Seth Ricks" w:date="2025-08-20T11:27:00Z" w16du:dateUtc="2025-08-20T17:27:00Z"/>
        </w:rPr>
      </w:pPr>
      <w:commentRangeStart w:id="12"/>
      <w:proofErr w:type="gramStart"/>
      <w:r>
        <w:t>Take Action</w:t>
      </w:r>
      <w:commentRangeEnd w:id="12"/>
      <w:proofErr w:type="gramEnd"/>
      <w:r w:rsidR="00F46E00">
        <w:rPr>
          <w:rStyle w:val="CommentReference"/>
        </w:rPr>
        <w:commentReference w:id="12"/>
      </w:r>
    </w:p>
    <w:p w14:paraId="4F9BFCEA" w14:textId="77777777" w:rsidR="004F24CA" w:rsidDel="00F46E00" w:rsidRDefault="004F24CA" w:rsidP="004F24CA">
      <w:pPr>
        <w:rPr>
          <w:del w:id="13" w:author="Seth Ricks" w:date="2025-08-20T11:27:00Z" w16du:dateUtc="2025-08-20T17:27:00Z"/>
        </w:rPr>
      </w:pPr>
    </w:p>
    <w:p w14:paraId="4C21E8CD" w14:textId="77777777" w:rsidR="004F24CA" w:rsidDel="00F46E00" w:rsidRDefault="004F24CA" w:rsidP="004F24CA">
      <w:pPr>
        <w:rPr>
          <w:del w:id="14" w:author="Seth Ricks" w:date="2025-08-20T11:27:00Z" w16du:dateUtc="2025-08-20T17:27:00Z"/>
        </w:rPr>
      </w:pPr>
    </w:p>
    <w:p w14:paraId="5785EBFC" w14:textId="77777777" w:rsidR="004F24CA" w:rsidDel="00F46E00" w:rsidRDefault="004F24CA" w:rsidP="004F24CA">
      <w:pPr>
        <w:rPr>
          <w:del w:id="15" w:author="Seth Ricks" w:date="2025-08-20T11:27:00Z" w16du:dateUtc="2025-08-20T17:27:00Z"/>
        </w:rPr>
      </w:pPr>
    </w:p>
    <w:p w14:paraId="6D5CBD85" w14:textId="77777777" w:rsidR="004F24CA" w:rsidDel="00F46E00" w:rsidRDefault="00F46E00" w:rsidP="004F24CA">
      <w:pPr>
        <w:rPr>
          <w:del w:id="16" w:author="Seth Ricks" w:date="2025-08-20T11:27:00Z" w16du:dateUtc="2025-08-20T17:27:00Z"/>
        </w:rPr>
      </w:pPr>
      <w:commentRangeStart w:id="17"/>
      <w:commentRangeEnd w:id="17"/>
      <w:r>
        <w:rPr>
          <w:rStyle w:val="CommentReference"/>
        </w:rPr>
        <w:commentReference w:id="17"/>
      </w:r>
    </w:p>
    <w:p w14:paraId="2F941435" w14:textId="664F65CD" w:rsidR="004F24CA" w:rsidDel="00F46E00" w:rsidRDefault="004F24CA" w:rsidP="004F24CA">
      <w:pPr>
        <w:rPr>
          <w:del w:id="18" w:author="Seth Ricks" w:date="2025-08-20T11:27:00Z" w16du:dateUtc="2025-08-20T17:27:00Z"/>
        </w:rPr>
      </w:pPr>
    </w:p>
    <w:p w14:paraId="216901A9" w14:textId="77777777" w:rsidR="004F24CA" w:rsidRDefault="004F24CA" w:rsidP="004F24CA"/>
    <w:sectPr w:rsidR="004F24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eth Ricks" w:date="2025-08-20T11:28:00Z" w:initials="SR">
    <w:p w14:paraId="13474622" w14:textId="77777777" w:rsidR="00F46E00" w:rsidRDefault="00F46E00" w:rsidP="00F46E00">
      <w:pPr>
        <w:pStyle w:val="CommentText"/>
      </w:pPr>
      <w:r>
        <w:rPr>
          <w:rStyle w:val="CommentReference"/>
        </w:rPr>
        <w:annotationRef/>
      </w:r>
      <w:r>
        <w:t xml:space="preserve">Hi Aiden, your minutes look good. There were just a few grammar issues that I corrected. Good job making the bullets clear and concise so that anyone who didn’t attend the meeting could understand them. </w:t>
      </w:r>
    </w:p>
  </w:comment>
  <w:comment w:id="12" w:author="Seth Ricks" w:date="2025-08-20T11:27:00Z" w:initials="SR">
    <w:p w14:paraId="59219C64" w14:textId="22DC036E" w:rsidR="00F46E00" w:rsidRDefault="00F46E00" w:rsidP="00F46E00">
      <w:pPr>
        <w:pStyle w:val="CommentText"/>
      </w:pPr>
      <w:r>
        <w:rPr>
          <w:rStyle w:val="CommentReference"/>
        </w:rPr>
        <w:annotationRef/>
      </w:r>
      <w:r>
        <w:t>What does this mean?</w:t>
      </w:r>
    </w:p>
  </w:comment>
  <w:comment w:id="17" w:author="Seth Ricks" w:date="2025-08-20T11:27:00Z" w:initials="SR">
    <w:p w14:paraId="7132061D" w14:textId="2B710B21" w:rsidR="00F46E00" w:rsidRDefault="00F46E00" w:rsidP="00F46E00">
      <w:pPr>
        <w:pStyle w:val="CommentText"/>
      </w:pPr>
      <w:r>
        <w:rPr>
          <w:rStyle w:val="CommentReference"/>
        </w:rPr>
        <w:annotationRef/>
      </w:r>
      <w:r>
        <w:t xml:space="preserve">You technically had another page, so look out for that when you submit it.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3474622" w15:done="0"/>
  <w15:commentEx w15:paraId="59219C64" w15:done="0"/>
  <w15:commentEx w15:paraId="7132061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35124AF" w16cex:dateUtc="2025-08-20T17:28:00Z"/>
  <w16cex:commentExtensible w16cex:durableId="61514033" w16cex:dateUtc="2025-08-20T17:27:00Z"/>
  <w16cex:commentExtensible w16cex:durableId="5065B145" w16cex:dateUtc="2025-08-20T17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3474622" w16cid:durableId="235124AF"/>
  <w16cid:commentId w16cid:paraId="59219C64" w16cid:durableId="61514033"/>
  <w16cid:commentId w16cid:paraId="7132061D" w16cid:durableId="5065B14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93B87"/>
    <w:multiLevelType w:val="hybridMultilevel"/>
    <w:tmpl w:val="F3CEC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23B02"/>
    <w:multiLevelType w:val="hybridMultilevel"/>
    <w:tmpl w:val="FC76F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4722E8"/>
    <w:multiLevelType w:val="hybridMultilevel"/>
    <w:tmpl w:val="86C6D27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7520718">
    <w:abstractNumId w:val="1"/>
  </w:num>
  <w:num w:numId="2" w16cid:durableId="1957712454">
    <w:abstractNumId w:val="0"/>
  </w:num>
  <w:num w:numId="3" w16cid:durableId="864555787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th Ricks">
    <w15:presenceInfo w15:providerId="Windows Live" w15:userId="f2cd5bde1dcad44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5FE"/>
    <w:rsid w:val="00123A12"/>
    <w:rsid w:val="003255FE"/>
    <w:rsid w:val="003918A9"/>
    <w:rsid w:val="004E0203"/>
    <w:rsid w:val="004F24CA"/>
    <w:rsid w:val="00A102D9"/>
    <w:rsid w:val="00B870DE"/>
    <w:rsid w:val="00F46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7A205"/>
  <w15:chartTrackingRefBased/>
  <w15:docId w15:val="{10BD12A2-B39D-4FF1-AE3E-A77A0FDAC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5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5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5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5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5FE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F46E00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46E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46E0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46E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6E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6E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Hobbs, Aiden</dc:creator>
  <cp:keywords/>
  <dc:description/>
  <cp:lastModifiedBy>Seth Ricks</cp:lastModifiedBy>
  <cp:revision>2</cp:revision>
  <dcterms:created xsi:type="dcterms:W3CDTF">2025-08-20T17:30:00Z</dcterms:created>
  <dcterms:modified xsi:type="dcterms:W3CDTF">2025-08-20T17:30:00Z</dcterms:modified>
</cp:coreProperties>
</file>