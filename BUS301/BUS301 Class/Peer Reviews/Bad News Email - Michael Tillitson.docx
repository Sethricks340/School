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6811" w:rsidRDefault="00A00F80">
      <w:r>
        <w:t xml:space="preserve">To: Mr. </w:t>
      </w:r>
      <w:commentRangeStart w:id="0"/>
      <w:r>
        <w:t>Barnabe</w:t>
      </w:r>
      <w:commentRangeEnd w:id="0"/>
      <w:r w:rsidR="006902F5">
        <w:rPr>
          <w:rStyle w:val="CommentReference"/>
        </w:rPr>
        <w:commentReference w:id="0"/>
      </w:r>
    </w:p>
    <w:p w14:paraId="00000002" w14:textId="77777777" w:rsidR="004C6811" w:rsidRDefault="004C6811"/>
    <w:p w14:paraId="00000003" w14:textId="77777777" w:rsidR="004C6811" w:rsidRDefault="00A00F80">
      <w:r>
        <w:t>From: Michael Tillitson</w:t>
      </w:r>
    </w:p>
    <w:p w14:paraId="00000004" w14:textId="77777777" w:rsidR="004C6811" w:rsidRDefault="004C6811"/>
    <w:p w14:paraId="00000005" w14:textId="77777777" w:rsidR="004C6811" w:rsidRDefault="00A00F80">
      <w:r>
        <w:t>Subject: Concern With Social Media Usage</w:t>
      </w:r>
    </w:p>
    <w:p w14:paraId="00000006" w14:textId="77777777" w:rsidR="004C6811" w:rsidRDefault="004C6811"/>
    <w:p w14:paraId="00000007" w14:textId="77777777" w:rsidR="004C6811" w:rsidRDefault="00A00F80">
      <w:r>
        <w:t>Dear Mr. Barnabe,</w:t>
      </w:r>
    </w:p>
    <w:p w14:paraId="00000008" w14:textId="77777777" w:rsidR="004C6811" w:rsidRDefault="004C6811"/>
    <w:p w14:paraId="00000009" w14:textId="6433629A" w:rsidR="004C6811" w:rsidRDefault="00A00F80">
      <w:r>
        <w:t xml:space="preserve">This company that you have helped establish </w:t>
      </w:r>
      <w:del w:id="1" w:author="Seth Ricks" w:date="2025-09-03T09:18:00Z" w16du:dateUtc="2025-09-03T15:18:00Z">
        <w:r w:rsidDel="006902F5">
          <w:delText xml:space="preserve">has </w:delText>
        </w:r>
      </w:del>
      <w:r>
        <w:t>is a haven for top performers and strong ethics in the workplace. This is</w:t>
      </w:r>
      <w:ins w:id="2" w:author="Seth Ricks" w:date="2025-09-03T09:19:00Z" w16du:dateUtc="2025-09-03T15:19:00Z">
        <w:r w:rsidR="006902F5">
          <w:t xml:space="preserve"> </w:t>
        </w:r>
        <w:commentRangeStart w:id="3"/>
        <w:r w:rsidR="006902F5">
          <w:t>one</w:t>
        </w:r>
      </w:ins>
      <w:del w:id="4" w:author="Seth Ricks" w:date="2025-09-03T09:19:00Z" w16du:dateUtc="2025-09-03T15:19:00Z">
        <w:r w:rsidDel="006902F5">
          <w:delText xml:space="preserve"> part</w:delText>
        </w:r>
      </w:del>
      <w:r>
        <w:t xml:space="preserve"> </w:t>
      </w:r>
      <w:commentRangeEnd w:id="3"/>
      <w:r w:rsidR="00B56064">
        <w:rPr>
          <w:rStyle w:val="CommentReference"/>
        </w:rPr>
        <w:commentReference w:id="3"/>
      </w:r>
      <w:r>
        <w:t>of the reason</w:t>
      </w:r>
      <w:ins w:id="5" w:author="Seth Ricks" w:date="2025-09-03T09:19:00Z" w16du:dateUtc="2025-09-03T15:19:00Z">
        <w:r w:rsidR="006902F5">
          <w:t>s</w:t>
        </w:r>
      </w:ins>
      <w:r>
        <w:t xml:space="preserve"> </w:t>
      </w:r>
      <w:del w:id="6" w:author="Seth Ricks" w:date="2025-09-03T09:19:00Z" w16du:dateUtc="2025-09-03T15:19:00Z">
        <w:r w:rsidDel="006902F5">
          <w:delText xml:space="preserve">why I have </w:delText>
        </w:r>
      </w:del>
      <w:r>
        <w:t>joined this team.</w:t>
      </w:r>
    </w:p>
    <w:p w14:paraId="0000000A" w14:textId="77777777" w:rsidR="004C6811" w:rsidRDefault="004C6811"/>
    <w:p w14:paraId="0000000B" w14:textId="601B8893" w:rsidR="004C6811" w:rsidRDefault="00A00F80">
      <w:r>
        <w:t xml:space="preserve">In the recent months, I have seen a decline in productivity and project completion. I believe this </w:t>
      </w:r>
      <w:r>
        <w:t>is</w:t>
      </w:r>
      <w:r>
        <w:t xml:space="preserve"> because of the use of social </w:t>
      </w:r>
      <w:r>
        <w:t>media</w:t>
      </w:r>
      <w:ins w:id="7" w:author="Seth Ricks" w:date="2025-09-03T09:27:00Z" w16du:dateUtc="2025-09-03T15:27:00Z">
        <w:r w:rsidR="00B56064">
          <w:t xml:space="preserve"> </w:t>
        </w:r>
      </w:ins>
      <w:del w:id="8" w:author="Seth Ricks" w:date="2025-09-03T09:26:00Z" w16du:dateUtc="2025-09-03T15:26:00Z">
        <w:r w:rsidDel="006902F5">
          <w:delText xml:space="preserve"> </w:delText>
        </w:r>
        <w:r w:rsidDel="006902F5">
          <w:delText xml:space="preserve">that has been going around, </w:delText>
        </w:r>
      </w:del>
      <w:r>
        <w:t>against</w:t>
      </w:r>
      <w:r>
        <w:t xml:space="preserve"> company policy and practices. Many people, outside of their work breaks, have been spending </w:t>
      </w:r>
      <w:ins w:id="9" w:author="Seth Ricks" w:date="2025-09-03T09:27:00Z" w16du:dateUtc="2025-09-03T15:27:00Z">
        <w:r w:rsidR="00B56064">
          <w:t xml:space="preserve">a lot </w:t>
        </w:r>
      </w:ins>
      <w:del w:id="10" w:author="Seth Ricks" w:date="2025-09-03T09:27:00Z" w16du:dateUtc="2025-09-03T15:27:00Z">
        <w:r w:rsidDel="00B56064">
          <w:delText xml:space="preserve">an inordinate amount </w:delText>
        </w:r>
      </w:del>
      <w:ins w:id="11" w:author="Seth Ricks" w:date="2025-09-03T09:20:00Z" w16du:dateUtc="2025-09-03T15:20:00Z">
        <w:r w:rsidR="006902F5">
          <w:t>of time on these activities, which has slowed the accomplishment</w:t>
        </w:r>
      </w:ins>
      <w:del w:id="12" w:author="Seth Ricks" w:date="2025-09-03T09:20:00Z" w16du:dateUtc="2025-09-03T15:20:00Z">
        <w:r w:rsidDel="006902F5">
          <w:delText xml:space="preserve">on these </w:delText>
        </w:r>
        <w:commentRangeStart w:id="13"/>
        <w:r w:rsidDel="006902F5">
          <w:delText>frivolous</w:delText>
        </w:r>
      </w:del>
      <w:commentRangeEnd w:id="13"/>
      <w:r w:rsidR="006902F5">
        <w:rPr>
          <w:rStyle w:val="CommentReference"/>
        </w:rPr>
        <w:commentReference w:id="13"/>
      </w:r>
      <w:del w:id="14" w:author="Seth Ricks" w:date="2025-09-03T09:20:00Z" w16du:dateUtc="2025-09-03T15:20:00Z">
        <w:r w:rsidDel="006902F5">
          <w:delText xml:space="preserve"> acts, slowing their accomplishments</w:delText>
        </w:r>
      </w:del>
      <w:r>
        <w:t xml:space="preserve"> of their goals.</w:t>
      </w:r>
    </w:p>
    <w:p w14:paraId="0000000C" w14:textId="77777777" w:rsidR="004C6811" w:rsidRDefault="004C6811"/>
    <w:p w14:paraId="0000000D" w14:textId="146D53E2" w:rsidR="004C6811" w:rsidRDefault="00A00F80">
      <w:r>
        <w:t xml:space="preserve">If </w:t>
      </w:r>
      <w:ins w:id="15" w:author="Seth Ricks" w:date="2025-09-03T09:21:00Z" w16du:dateUtc="2025-09-03T15:21:00Z">
        <w:r w:rsidR="006902F5">
          <w:t>my observations are correct, c</w:t>
        </w:r>
      </w:ins>
      <w:del w:id="16" w:author="Seth Ricks" w:date="2025-09-03T09:21:00Z" w16du:dateUtc="2025-09-03T15:21:00Z">
        <w:r w:rsidDel="006902F5">
          <w:delText xml:space="preserve">it </w:delText>
        </w:r>
        <w:r w:rsidDel="006902F5">
          <w:delText>is contiguous with what I have been thinking. C</w:delText>
        </w:r>
      </w:del>
      <w:r>
        <w:t xml:space="preserve">ould </w:t>
      </w:r>
      <w:r>
        <w:t xml:space="preserve">we </w:t>
      </w:r>
      <w:ins w:id="17" w:author="Seth Ricks" w:date="2025-09-03T09:21:00Z" w16du:dateUtc="2025-09-03T15:21:00Z">
        <w:r w:rsidR="006902F5">
          <w:t xml:space="preserve">consider </w:t>
        </w:r>
      </w:ins>
      <w:r>
        <w:t>restrict</w:t>
      </w:r>
      <w:ins w:id="18" w:author="Seth Ricks" w:date="2025-09-03T09:21:00Z" w16du:dateUtc="2025-09-03T15:21:00Z">
        <w:r w:rsidR="006902F5">
          <w:t>ing</w:t>
        </w:r>
      </w:ins>
      <w:r>
        <w:t xml:space="preserve"> the use of such devices, or split the breaks to allow less time in between when people can use their devices </w:t>
      </w:r>
      <w:ins w:id="19" w:author="Seth Ricks" w:date="2025-09-03T09:22:00Z" w16du:dateUtc="2025-09-03T15:22:00Z">
        <w:r w:rsidR="006902F5">
          <w:t>for</w:t>
        </w:r>
      </w:ins>
      <w:del w:id="20" w:author="Seth Ricks" w:date="2025-09-03T09:22:00Z" w16du:dateUtc="2025-09-03T15:22:00Z">
        <w:r w:rsidDel="006902F5">
          <w:delText>to</w:delText>
        </w:r>
      </w:del>
      <w:r>
        <w:t xml:space="preserve"> their own </w:t>
      </w:r>
      <w:del w:id="21" w:author="Seth Ricks" w:date="2025-09-03T09:22:00Z" w16du:dateUtc="2025-09-03T15:22:00Z">
        <w:r w:rsidDel="006902F5">
          <w:delText>pleasure</w:delText>
        </w:r>
      </w:del>
      <w:ins w:id="22" w:author="Seth Ricks" w:date="2025-09-03T09:22:00Z" w16du:dateUtc="2025-09-03T15:22:00Z">
        <w:r w:rsidR="006902F5">
          <w:t>personal purposes</w:t>
        </w:r>
      </w:ins>
      <w:r>
        <w:t xml:space="preserve">? This would increase </w:t>
      </w:r>
      <w:del w:id="23" w:author="Seth Ricks" w:date="2025-09-03T09:22:00Z" w16du:dateUtc="2025-09-03T15:22:00Z">
        <w:r w:rsidDel="006902F5">
          <w:delText>t</w:delText>
        </w:r>
        <w:r w:rsidDel="006902F5">
          <w:delText>he work</w:delText>
        </w:r>
      </w:del>
      <w:r>
        <w:t xml:space="preserve"> productivity and bring </w:t>
      </w:r>
      <w:ins w:id="24" w:author="Seth Ricks" w:date="2025-09-03T09:30:00Z" w16du:dateUtc="2025-09-03T15:30:00Z">
        <w:r w:rsidR="00B56064">
          <w:t xml:space="preserve">back </w:t>
        </w:r>
      </w:ins>
      <w:r>
        <w:t xml:space="preserve">the </w:t>
      </w:r>
      <w:ins w:id="25" w:author="Seth Ricks" w:date="2025-09-03T09:30:00Z" w16du:dateUtc="2025-09-03T15:30:00Z">
        <w:r w:rsidR="00B56064">
          <w:t xml:space="preserve">previous </w:t>
        </w:r>
      </w:ins>
      <w:r>
        <w:t xml:space="preserve">standard </w:t>
      </w:r>
      <w:ins w:id="26" w:author="Seth Ricks" w:date="2025-09-03T09:30:00Z" w16du:dateUtc="2025-09-03T15:30:00Z">
        <w:r w:rsidR="00B56064">
          <w:t xml:space="preserve">for performance, </w:t>
        </w:r>
      </w:ins>
      <w:del w:id="27" w:author="Seth Ricks" w:date="2025-09-03T09:30:00Z" w16du:dateUtc="2025-09-03T15:30:00Z">
        <w:r w:rsidDel="00B56064">
          <w:delText>back to where it was previously for performance</w:delText>
        </w:r>
      </w:del>
      <w:del w:id="28" w:author="Seth Ricks" w:date="2025-09-03T09:29:00Z" w16du:dateUtc="2025-09-03T15:29:00Z">
        <w:r w:rsidDel="00B56064">
          <w:delText>,</w:delText>
        </w:r>
      </w:del>
      <w:r>
        <w:t xml:space="preserve"> </w:t>
      </w:r>
      <w:commentRangeStart w:id="29"/>
      <w:r>
        <w:t xml:space="preserve">yet leave people with a different option and </w:t>
      </w:r>
      <w:r>
        <w:t>keep</w:t>
      </w:r>
      <w:del w:id="30" w:author="Seth Ricks" w:date="2025-09-03T09:28:00Z" w16du:dateUtc="2025-09-03T15:28:00Z">
        <w:r w:rsidDel="00B56064">
          <w:delText>ing</w:delText>
        </w:r>
      </w:del>
      <w:r>
        <w:t xml:space="preserve"> their spirits high.</w:t>
      </w:r>
      <w:commentRangeEnd w:id="29"/>
      <w:r w:rsidR="00B56064">
        <w:rPr>
          <w:rStyle w:val="CommentReference"/>
        </w:rPr>
        <w:commentReference w:id="29"/>
      </w:r>
    </w:p>
    <w:p w14:paraId="0000000E" w14:textId="77777777" w:rsidR="004C6811" w:rsidRDefault="004C6811"/>
    <w:p w14:paraId="0000000F" w14:textId="77777777" w:rsidR="004C6811" w:rsidRDefault="00A00F80">
      <w:r>
        <w:t>Sincerely,</w:t>
      </w:r>
    </w:p>
    <w:p w14:paraId="00000010" w14:textId="77777777" w:rsidR="004C6811" w:rsidRDefault="004C6811"/>
    <w:p w14:paraId="00000011" w14:textId="77777777" w:rsidR="004C6811" w:rsidRDefault="004C6811"/>
    <w:p w14:paraId="00000012" w14:textId="77777777" w:rsidR="004C6811" w:rsidRDefault="004C6811"/>
    <w:p w14:paraId="00000013" w14:textId="77777777" w:rsidR="004C6811" w:rsidRDefault="004C6811">
      <w:commentRangeStart w:id="31"/>
    </w:p>
    <w:p w14:paraId="00000014" w14:textId="77777777" w:rsidR="004C6811" w:rsidRDefault="00A00F80">
      <w:pPr>
        <w:ind w:firstLine="720"/>
      </w:pPr>
      <w:r>
        <w:t>Michael Tillitson</w:t>
      </w:r>
      <w:commentRangeEnd w:id="31"/>
      <w:r w:rsidR="00B56064">
        <w:rPr>
          <w:rStyle w:val="CommentReference"/>
        </w:rPr>
        <w:commentReference w:id="31"/>
      </w:r>
    </w:p>
    <w:sectPr w:rsidR="004C68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Ricks" w:date="2025-09-03T09:24:00Z" w:initials="SR">
    <w:p w14:paraId="5846641E" w14:textId="77777777" w:rsidR="006902F5" w:rsidRDefault="006902F5" w:rsidP="006902F5">
      <w:pPr>
        <w:pStyle w:val="CommentText"/>
      </w:pPr>
      <w:r>
        <w:rPr>
          <w:rStyle w:val="CommentReference"/>
        </w:rPr>
        <w:annotationRef/>
      </w:r>
      <w:r>
        <w:t>Overall I think you got the message across. Your manager would understand what you are saying.</w:t>
      </w:r>
    </w:p>
  </w:comment>
  <w:comment w:id="3" w:author="Seth Ricks" w:date="2025-09-03T09:29:00Z" w:initials="SR">
    <w:p w14:paraId="4B97105C" w14:textId="77777777" w:rsidR="00B56064" w:rsidRDefault="00B56064" w:rsidP="00B56064">
      <w:pPr>
        <w:pStyle w:val="CommentText"/>
      </w:pPr>
      <w:r>
        <w:rPr>
          <w:rStyle w:val="CommentReference"/>
        </w:rPr>
        <w:annotationRef/>
      </w:r>
      <w:r>
        <w:t xml:space="preserve">A lot of your wording can be simplified. </w:t>
      </w:r>
    </w:p>
  </w:comment>
  <w:comment w:id="13" w:author="Seth Ricks" w:date="2025-09-03T09:26:00Z" w:initials="SR">
    <w:p w14:paraId="3AEA8617" w14:textId="678E7E4C" w:rsidR="006902F5" w:rsidRDefault="006902F5" w:rsidP="006902F5">
      <w:pPr>
        <w:pStyle w:val="CommentText"/>
      </w:pPr>
      <w:r>
        <w:rPr>
          <w:rStyle w:val="CommentReference"/>
        </w:rPr>
        <w:annotationRef/>
      </w:r>
      <w:r>
        <w:t>The unusual words that you use, such as ‘frivolous,’ ‘inordinate,’ and ‘contiguous’ aren’t having the effect that you think they are. It makes the email hard to read, and scan for information. Your manager might be frustrated that you complicated the message.</w:t>
      </w:r>
    </w:p>
  </w:comment>
  <w:comment w:id="29" w:author="Seth Ricks" w:date="2025-09-03T09:28:00Z" w:initials="SR">
    <w:p w14:paraId="3202EF45" w14:textId="77777777" w:rsidR="00B56064" w:rsidRDefault="00B56064" w:rsidP="00B56064">
      <w:pPr>
        <w:pStyle w:val="CommentText"/>
      </w:pPr>
      <w:r>
        <w:rPr>
          <w:rStyle w:val="CommentReference"/>
        </w:rPr>
        <w:annotationRef/>
      </w:r>
      <w:r>
        <w:t>I don’t understand what you are saying with this last bit. What different option?</w:t>
      </w:r>
    </w:p>
  </w:comment>
  <w:comment w:id="31" w:author="Seth Ricks" w:date="2025-09-03T09:28:00Z" w:initials="SR">
    <w:p w14:paraId="7E239A96" w14:textId="77777777" w:rsidR="00B56064" w:rsidRDefault="00B56064" w:rsidP="00B56064">
      <w:pPr>
        <w:pStyle w:val="CommentText"/>
      </w:pPr>
      <w:r>
        <w:rPr>
          <w:rStyle w:val="CommentReference"/>
        </w:rPr>
        <w:annotationRef/>
      </w:r>
      <w:r>
        <w:t>Overall, good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6641E" w15:done="0"/>
  <w15:commentEx w15:paraId="4B97105C" w15:done="0"/>
  <w15:commentEx w15:paraId="3AEA8617" w15:done="0"/>
  <w15:commentEx w15:paraId="3202EF45" w15:done="0"/>
  <w15:commentEx w15:paraId="7E239A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8F954" w16cex:dateUtc="2025-09-03T15:24:00Z"/>
  <w16cex:commentExtensible w16cex:durableId="5B5BD72C" w16cex:dateUtc="2025-09-03T15:29:00Z"/>
  <w16cex:commentExtensible w16cex:durableId="4E8EBE8C" w16cex:dateUtc="2025-09-03T15:26:00Z"/>
  <w16cex:commentExtensible w16cex:durableId="2B460920" w16cex:dateUtc="2025-09-03T15:28:00Z"/>
  <w16cex:commentExtensible w16cex:durableId="03F655A0" w16cex:dateUtc="2025-09-03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6641E" w16cid:durableId="3A58F954"/>
  <w16cid:commentId w16cid:paraId="4B97105C" w16cid:durableId="5B5BD72C"/>
  <w16cid:commentId w16cid:paraId="3AEA8617" w16cid:durableId="4E8EBE8C"/>
  <w16cid:commentId w16cid:paraId="3202EF45" w16cid:durableId="2B460920"/>
  <w16cid:commentId w16cid:paraId="7E239A96" w16cid:durableId="03F655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811"/>
    <w:rsid w:val="00171C03"/>
    <w:rsid w:val="004C6811"/>
    <w:rsid w:val="006902F5"/>
    <w:rsid w:val="00A00F80"/>
    <w:rsid w:val="00B56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A965A"/>
  <w15:docId w15:val="{26C806FA-CC25-477C-88EB-60ED4189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902F5"/>
    <w:pPr>
      <w:spacing w:line="240" w:lineRule="auto"/>
    </w:pPr>
  </w:style>
  <w:style w:type="character" w:styleId="CommentReference">
    <w:name w:val="annotation reference"/>
    <w:basedOn w:val="DefaultParagraphFont"/>
    <w:uiPriority w:val="99"/>
    <w:semiHidden/>
    <w:unhideWhenUsed/>
    <w:rsid w:val="006902F5"/>
    <w:rPr>
      <w:sz w:val="16"/>
      <w:szCs w:val="16"/>
    </w:rPr>
  </w:style>
  <w:style w:type="paragraph" w:styleId="CommentText">
    <w:name w:val="annotation text"/>
    <w:basedOn w:val="Normal"/>
    <w:link w:val="CommentTextChar"/>
    <w:uiPriority w:val="99"/>
    <w:unhideWhenUsed/>
    <w:rsid w:val="006902F5"/>
    <w:pPr>
      <w:spacing w:line="240" w:lineRule="auto"/>
    </w:pPr>
    <w:rPr>
      <w:sz w:val="20"/>
      <w:szCs w:val="20"/>
    </w:rPr>
  </w:style>
  <w:style w:type="character" w:customStyle="1" w:styleId="CommentTextChar">
    <w:name w:val="Comment Text Char"/>
    <w:basedOn w:val="DefaultParagraphFont"/>
    <w:link w:val="CommentText"/>
    <w:uiPriority w:val="99"/>
    <w:rsid w:val="006902F5"/>
    <w:rPr>
      <w:sz w:val="20"/>
      <w:szCs w:val="20"/>
    </w:rPr>
  </w:style>
  <w:style w:type="paragraph" w:styleId="CommentSubject">
    <w:name w:val="annotation subject"/>
    <w:basedOn w:val="CommentText"/>
    <w:next w:val="CommentText"/>
    <w:link w:val="CommentSubjectChar"/>
    <w:uiPriority w:val="99"/>
    <w:semiHidden/>
    <w:unhideWhenUsed/>
    <w:rsid w:val="006902F5"/>
    <w:rPr>
      <w:b/>
      <w:bCs/>
    </w:rPr>
  </w:style>
  <w:style w:type="character" w:customStyle="1" w:styleId="CommentSubjectChar">
    <w:name w:val="Comment Subject Char"/>
    <w:basedOn w:val="CommentTextChar"/>
    <w:link w:val="CommentSubject"/>
    <w:uiPriority w:val="99"/>
    <w:semiHidden/>
    <w:rsid w:val="006902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Ricks</dc:creator>
  <cp:lastModifiedBy>Seth Ricks</cp:lastModifiedBy>
  <cp:revision>2</cp:revision>
  <dcterms:created xsi:type="dcterms:W3CDTF">2025-09-03T15:32:00Z</dcterms:created>
  <dcterms:modified xsi:type="dcterms:W3CDTF">2025-09-03T15:32:00Z</dcterms:modified>
</cp:coreProperties>
</file>