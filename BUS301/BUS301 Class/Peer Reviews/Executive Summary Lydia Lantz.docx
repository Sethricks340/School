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C67BC" w:rsidRDefault="00000000">
      <w:pPr>
        <w:spacing w:before="240" w:after="240"/>
      </w:pPr>
      <w:commentRangeStart w:id="0"/>
      <w:r>
        <w:t>Executive Summary</w:t>
      </w:r>
      <w:commentRangeEnd w:id="0"/>
      <w:r w:rsidR="00331DDB">
        <w:rPr>
          <w:rStyle w:val="CommentReference"/>
        </w:rPr>
        <w:commentReference w:id="0"/>
      </w:r>
    </w:p>
    <w:p w14:paraId="00000002" w14:textId="77777777" w:rsidR="000C67BC" w:rsidRDefault="00000000">
      <w:pPr>
        <w:spacing w:before="240" w:after="240"/>
      </w:pPr>
      <w:r>
        <w:t>Addressing the Nursing Shortage at UNC Health</w:t>
      </w:r>
    </w:p>
    <w:p w14:paraId="00000003" w14:textId="77777777" w:rsidR="000C67BC" w:rsidRDefault="00000000">
      <w:pPr>
        <w:spacing w:before="240" w:after="240"/>
      </w:pPr>
      <w:r>
        <w:t>Submitted by: Lydia Lantz</w:t>
      </w:r>
    </w:p>
    <w:p w14:paraId="00000004" w14:textId="77777777" w:rsidR="000C67BC" w:rsidRDefault="00000000">
      <w:pPr>
        <w:spacing w:before="240" w:after="240"/>
      </w:pPr>
      <w:r>
        <w:t>Date: August 26, 2025</w:t>
      </w:r>
    </w:p>
    <w:p w14:paraId="00000005" w14:textId="77777777" w:rsidR="000C67BC" w:rsidRDefault="00000000">
      <w:pPr>
        <w:spacing w:before="240" w:after="240"/>
      </w:pPr>
      <w:r>
        <w:t xml:space="preserve">UNC Health is currently experiencing a significant nursing shortage that threatens the quality of patient care, strains employee morale, and places added pressure on the system’s finances. Long before the COVID-19 pandemic, workforce projections indicated North Carolina would be short more than 12,500 Registered Nurses (RNs) and 5,000 Licensed Practical Nurses (LPNs). With the state’s population aging and many seasoned nurses approaching retirement, the gap is expected to widen. </w:t>
      </w:r>
      <w:commentRangeStart w:id="1"/>
      <w:r>
        <w:t>By 2033, North Carolina is forecasted to face one of the steepest nurse shortages in the country, making long-term planning and solutions essential.</w:t>
      </w:r>
      <w:commentRangeEnd w:id="1"/>
      <w:r w:rsidR="00A629C3">
        <w:rPr>
          <w:rStyle w:val="CommentReference"/>
        </w:rPr>
        <w:commentReference w:id="1"/>
      </w:r>
    </w:p>
    <w:p w14:paraId="00000006" w14:textId="78A5EDC4" w:rsidR="000C67BC" w:rsidRDefault="00000000">
      <w:pPr>
        <w:spacing w:before="240" w:after="240"/>
      </w:pPr>
      <w:r>
        <w:t>In the short term, UNC Health has turned to travel nurses to fill critical staffing needs, and these temporary employees now account for over a third of the nursing team. While this strategy has provided immediate coverage, it comes at a steep cost: travel nurses are paid nearly double what permanent nurses earn, leading to frustration and feelings of inequity among staff. Many full-time nurses report being overwhelmed by unmanageable workloads, which contributes to exhaustion, burnout, and higher turnover. This dependence on expensive short-term labor, paired with growing demands on the permanent workforce, is proving financially and operationally unsustainable</w:t>
      </w:r>
      <w:ins w:id="2" w:author="Seth Ricks" w:date="2025-08-27T07:44:00Z" w16du:dateUtc="2025-08-27T13:44:00Z">
        <w:r w:rsidR="00970379">
          <w:t>.</w:t>
        </w:r>
      </w:ins>
      <w:del w:id="3" w:author="Seth Ricks" w:date="2025-08-27T07:44:00Z" w16du:dateUtc="2025-08-27T13:44:00Z">
        <w:r w:rsidDel="00970379">
          <w:delText>l</w:delText>
        </w:r>
      </w:del>
    </w:p>
    <w:p w14:paraId="00000007" w14:textId="77777777" w:rsidR="000C67BC" w:rsidRDefault="00000000">
      <w:pPr>
        <w:spacing w:before="240" w:after="240"/>
      </w:pPr>
      <w:commentRangeStart w:id="4"/>
      <w:r>
        <w:t>Recommendation</w:t>
      </w:r>
      <w:commentRangeEnd w:id="4"/>
      <w:r w:rsidR="00AC3694">
        <w:rPr>
          <w:rStyle w:val="CommentReference"/>
        </w:rPr>
        <w:commentReference w:id="4"/>
      </w:r>
      <w:r>
        <w:t>: UNC Health should increase the base hourly pay of full-time nurses (RNs and LPNs). Competitive pay will improve retention, reduce reliance on costly travel contracts, and ensure staffing stability. Over time, this approach will generate cost savings, strengthen morale, and position UNC Health to better withstand future workforce shortages.</w:t>
      </w:r>
    </w:p>
    <w:p w14:paraId="00000008" w14:textId="77777777" w:rsidR="000C67BC" w:rsidRDefault="00000000">
      <w:pPr>
        <w:spacing w:before="240" w:after="240"/>
      </w:pPr>
      <w:r>
        <w:t>Benefits:</w:t>
      </w:r>
    </w:p>
    <w:p w14:paraId="00000009" w14:textId="77777777" w:rsidR="000C67BC" w:rsidRDefault="00000000">
      <w:pPr>
        <w:numPr>
          <w:ilvl w:val="0"/>
          <w:numId w:val="1"/>
        </w:numPr>
        <w:spacing w:before="240"/>
      </w:pPr>
      <w:commentRangeStart w:id="5"/>
      <w:r>
        <w:t xml:space="preserve">Reduces </w:t>
      </w:r>
      <w:commentRangeEnd w:id="5"/>
      <w:r w:rsidR="00AD4D9B">
        <w:rPr>
          <w:rStyle w:val="CommentReference"/>
        </w:rPr>
        <w:commentReference w:id="5"/>
      </w:r>
      <w:r>
        <w:t>dependence on expensive travel nurses, lowering long-term costs.</w:t>
      </w:r>
      <w:r>
        <w:br/>
      </w:r>
    </w:p>
    <w:p w14:paraId="0000000A" w14:textId="77777777" w:rsidR="000C67BC" w:rsidRDefault="00000000">
      <w:pPr>
        <w:numPr>
          <w:ilvl w:val="0"/>
          <w:numId w:val="1"/>
        </w:numPr>
      </w:pPr>
      <w:r>
        <w:t>Improves workforce stability, directly enhancing patient care and safety.</w:t>
      </w:r>
      <w:r>
        <w:br/>
      </w:r>
    </w:p>
    <w:p w14:paraId="0000000B" w14:textId="77777777" w:rsidR="000C67BC" w:rsidRDefault="00000000">
      <w:pPr>
        <w:numPr>
          <w:ilvl w:val="0"/>
          <w:numId w:val="1"/>
        </w:numPr>
      </w:pPr>
      <w:r>
        <w:t>Demonstrates a commitment to valuing permanent staff, boosting morale and loyalty.</w:t>
      </w:r>
      <w:r>
        <w:br/>
      </w:r>
    </w:p>
    <w:p w14:paraId="0000000C" w14:textId="77777777" w:rsidR="000C67BC" w:rsidRDefault="00000000">
      <w:pPr>
        <w:numPr>
          <w:ilvl w:val="0"/>
          <w:numId w:val="1"/>
        </w:numPr>
        <w:spacing w:after="240"/>
      </w:pPr>
      <w:r>
        <w:t>Positions UNC Health as a competitive employer in preparation for the projected 2033 shortage.</w:t>
      </w:r>
      <w:r>
        <w:br/>
      </w:r>
    </w:p>
    <w:p w14:paraId="0000000D" w14:textId="77777777" w:rsidR="000C67BC" w:rsidRDefault="00000000">
      <w:pPr>
        <w:spacing w:before="240" w:after="240"/>
      </w:pPr>
      <w:r>
        <w:t xml:space="preserve">In conclusion, the nursing shortage at UNC Health is not a temporary issue but a long-term challenge that demands a sustainable response. By investing in its permanent nursing staff through increased base pay, UNC Health can break the cycle of burnout and turnover, reduce </w:t>
      </w:r>
      <w:commentRangeStart w:id="6"/>
      <w:r>
        <w:lastRenderedPageBreak/>
        <w:t>financial strain, and secure its ability to provide high-quality care to North Carolina communities well into the future.</w:t>
      </w:r>
      <w:commentRangeEnd w:id="6"/>
      <w:r w:rsidR="00E92609">
        <w:rPr>
          <w:rStyle w:val="CommentReference"/>
        </w:rPr>
        <w:commentReference w:id="6"/>
      </w:r>
    </w:p>
    <w:p w14:paraId="0000000E" w14:textId="77777777" w:rsidR="000C67BC" w:rsidRDefault="000C67BC"/>
    <w:sectPr w:rsidR="000C67BC">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th Ricks" w:date="2025-08-27T07:50:00Z" w:initials="SR">
    <w:p w14:paraId="1CC4D310" w14:textId="77777777" w:rsidR="00331DDB" w:rsidRDefault="00331DDB" w:rsidP="00331DDB">
      <w:pPr>
        <w:pStyle w:val="CommentText"/>
      </w:pPr>
      <w:r>
        <w:rPr>
          <w:rStyle w:val="CommentReference"/>
        </w:rPr>
        <w:annotationRef/>
      </w:r>
      <w:r>
        <w:t>Overall, I am impressed with your writing. Your logic is sound, your recommendation makes sense, and it supports the data you provided. Good work!</w:t>
      </w:r>
    </w:p>
  </w:comment>
  <w:comment w:id="1" w:author="Seth Ricks" w:date="2025-08-27T07:49:00Z" w:initials="SR">
    <w:p w14:paraId="48C5A4B7" w14:textId="23ECB089" w:rsidR="00A629C3" w:rsidRDefault="00A629C3" w:rsidP="00A629C3">
      <w:pPr>
        <w:pStyle w:val="CommentText"/>
      </w:pPr>
      <w:r>
        <w:rPr>
          <w:rStyle w:val="CommentReference"/>
        </w:rPr>
        <w:annotationRef/>
      </w:r>
      <w:r>
        <w:t xml:space="preserve">You probably need to have at least an in-text citation for this, I’m guessing you didn’t just know these statistics. You could probably get in trouble with plagiarism if you don’t cite your sources. </w:t>
      </w:r>
    </w:p>
  </w:comment>
  <w:comment w:id="4" w:author="Seth Ricks" w:date="2025-08-27T07:47:00Z" w:initials="SR">
    <w:p w14:paraId="107958EA" w14:textId="021CBE06" w:rsidR="00AC3694" w:rsidRDefault="00AC3694" w:rsidP="00AC3694">
      <w:pPr>
        <w:pStyle w:val="CommentText"/>
      </w:pPr>
      <w:r>
        <w:rPr>
          <w:rStyle w:val="CommentReference"/>
        </w:rPr>
        <w:annotationRef/>
      </w:r>
      <w:r>
        <w:t xml:space="preserve">Your logic is very sound. It would be nice to see references to support your claim. </w:t>
      </w:r>
    </w:p>
  </w:comment>
  <w:comment w:id="5" w:author="Seth Ricks" w:date="2025-08-27T07:46:00Z" w:initials="SR">
    <w:p w14:paraId="748B6446" w14:textId="765C4859" w:rsidR="00AD4D9B" w:rsidRDefault="00AD4D9B" w:rsidP="00AD4D9B">
      <w:pPr>
        <w:pStyle w:val="CommentText"/>
      </w:pPr>
      <w:r>
        <w:rPr>
          <w:rStyle w:val="CommentReference"/>
        </w:rPr>
        <w:annotationRef/>
      </w:r>
      <w:r>
        <w:t xml:space="preserve">To make the document one page, I would tighten up the spaces in between the points. </w:t>
      </w:r>
    </w:p>
  </w:comment>
  <w:comment w:id="6" w:author="Seth Ricks" w:date="2025-08-27T07:45:00Z" w:initials="SR">
    <w:p w14:paraId="54C12D15" w14:textId="63618EE4" w:rsidR="00E92609" w:rsidRDefault="00E92609" w:rsidP="00E92609">
      <w:pPr>
        <w:pStyle w:val="CommentText"/>
      </w:pPr>
      <w:r>
        <w:rPr>
          <w:rStyle w:val="CommentReference"/>
        </w:rPr>
        <w:annotationRef/>
      </w:r>
      <w:r>
        <w:t xml:space="preserve">It’s technically over one page, I normally wouldn’t worry about it but this class seems to be strict about the rubric.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C4D310" w15:done="0"/>
  <w15:commentEx w15:paraId="48C5A4B7" w15:done="0"/>
  <w15:commentEx w15:paraId="107958EA" w15:done="0"/>
  <w15:commentEx w15:paraId="748B6446" w15:done="0"/>
  <w15:commentEx w15:paraId="54C12D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315E0B" w16cex:dateUtc="2025-08-27T13:50:00Z"/>
  <w16cex:commentExtensible w16cex:durableId="16ECD4E7" w16cex:dateUtc="2025-08-27T13:49:00Z"/>
  <w16cex:commentExtensible w16cex:durableId="640B6338" w16cex:dateUtc="2025-08-27T13:47:00Z"/>
  <w16cex:commentExtensible w16cex:durableId="44478BD7" w16cex:dateUtc="2025-08-27T13:46:00Z"/>
  <w16cex:commentExtensible w16cex:durableId="00548457" w16cex:dateUtc="2025-08-27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C4D310" w16cid:durableId="5E315E0B"/>
  <w16cid:commentId w16cid:paraId="48C5A4B7" w16cid:durableId="16ECD4E7"/>
  <w16cid:commentId w16cid:paraId="107958EA" w16cid:durableId="640B6338"/>
  <w16cid:commentId w16cid:paraId="748B6446" w16cid:durableId="44478BD7"/>
  <w16cid:commentId w16cid:paraId="54C12D15" w16cid:durableId="005484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82B1F"/>
    <w:multiLevelType w:val="multilevel"/>
    <w:tmpl w:val="BE4C0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98801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Ricks">
    <w15:presenceInfo w15:providerId="Windows Live" w15:userId="f2cd5bde1dcad4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7BC"/>
    <w:rsid w:val="000C67BC"/>
    <w:rsid w:val="00320745"/>
    <w:rsid w:val="00331DDB"/>
    <w:rsid w:val="00661660"/>
    <w:rsid w:val="006C24E3"/>
    <w:rsid w:val="008C497C"/>
    <w:rsid w:val="00970379"/>
    <w:rsid w:val="00A629C3"/>
    <w:rsid w:val="00A6609F"/>
    <w:rsid w:val="00AC3694"/>
    <w:rsid w:val="00AD4D9B"/>
    <w:rsid w:val="00E92609"/>
    <w:rsid w:val="00E95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A1F3"/>
  <w15:docId w15:val="{4A47A107-627A-48CA-8B2C-E81B93C7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8C497C"/>
    <w:pPr>
      <w:spacing w:line="240" w:lineRule="auto"/>
    </w:pPr>
  </w:style>
  <w:style w:type="character" w:styleId="CommentReference">
    <w:name w:val="annotation reference"/>
    <w:basedOn w:val="DefaultParagraphFont"/>
    <w:uiPriority w:val="99"/>
    <w:semiHidden/>
    <w:unhideWhenUsed/>
    <w:rsid w:val="00E92609"/>
    <w:rPr>
      <w:sz w:val="16"/>
      <w:szCs w:val="16"/>
    </w:rPr>
  </w:style>
  <w:style w:type="paragraph" w:styleId="CommentText">
    <w:name w:val="annotation text"/>
    <w:basedOn w:val="Normal"/>
    <w:link w:val="CommentTextChar"/>
    <w:uiPriority w:val="99"/>
    <w:unhideWhenUsed/>
    <w:rsid w:val="00E92609"/>
    <w:pPr>
      <w:spacing w:line="240" w:lineRule="auto"/>
    </w:pPr>
    <w:rPr>
      <w:sz w:val="20"/>
      <w:szCs w:val="20"/>
    </w:rPr>
  </w:style>
  <w:style w:type="character" w:customStyle="1" w:styleId="CommentTextChar">
    <w:name w:val="Comment Text Char"/>
    <w:basedOn w:val="DefaultParagraphFont"/>
    <w:link w:val="CommentText"/>
    <w:uiPriority w:val="99"/>
    <w:rsid w:val="00E92609"/>
    <w:rPr>
      <w:sz w:val="20"/>
      <w:szCs w:val="20"/>
    </w:rPr>
  </w:style>
  <w:style w:type="paragraph" w:styleId="CommentSubject">
    <w:name w:val="annotation subject"/>
    <w:basedOn w:val="CommentText"/>
    <w:next w:val="CommentText"/>
    <w:link w:val="CommentSubjectChar"/>
    <w:uiPriority w:val="99"/>
    <w:semiHidden/>
    <w:unhideWhenUsed/>
    <w:rsid w:val="00E92609"/>
    <w:rPr>
      <w:b/>
      <w:bCs/>
    </w:rPr>
  </w:style>
  <w:style w:type="character" w:customStyle="1" w:styleId="CommentSubjectChar">
    <w:name w:val="Comment Subject Char"/>
    <w:basedOn w:val="CommentTextChar"/>
    <w:link w:val="CommentSubject"/>
    <w:uiPriority w:val="99"/>
    <w:semiHidden/>
    <w:rsid w:val="00E926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 Ricks</dc:creator>
  <cp:lastModifiedBy>Seth Ricks</cp:lastModifiedBy>
  <cp:revision>12</cp:revision>
  <dcterms:created xsi:type="dcterms:W3CDTF">2025-08-27T13:39:00Z</dcterms:created>
  <dcterms:modified xsi:type="dcterms:W3CDTF">2025-08-27T13:50:00Z</dcterms:modified>
</cp:coreProperties>
</file>