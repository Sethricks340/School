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5002" w14:textId="77777777" w:rsidR="005E6717" w:rsidRDefault="005E6717" w:rsidP="009609F1">
      <w:pPr>
        <w:pStyle w:val="BodyText"/>
        <w:spacing w:before="0" w:after="0"/>
        <w:rPr>
          <w:rFonts w:cs="Times New Roman"/>
          <w:sz w:val="24"/>
          <w:szCs w:val="24"/>
        </w:rPr>
      </w:pPr>
    </w:p>
    <w:p w14:paraId="7FE03942" w14:textId="77777777" w:rsidR="00126C36" w:rsidRDefault="00126C36" w:rsidP="009609F1">
      <w:pPr>
        <w:pStyle w:val="BodyText"/>
        <w:spacing w:before="0" w:after="0"/>
        <w:rPr>
          <w:rFonts w:cs="Times New Roman"/>
          <w:sz w:val="24"/>
          <w:szCs w:val="24"/>
        </w:rPr>
      </w:pPr>
    </w:p>
    <w:p w14:paraId="5801A5B1" w14:textId="77777777" w:rsidR="00126C36" w:rsidRDefault="00126C36" w:rsidP="009609F1">
      <w:pPr>
        <w:pStyle w:val="BodyText"/>
        <w:spacing w:before="0" w:after="0"/>
        <w:rPr>
          <w:rFonts w:cs="Times New Roman"/>
          <w:sz w:val="24"/>
          <w:szCs w:val="24"/>
        </w:rPr>
      </w:pPr>
    </w:p>
    <w:p w14:paraId="523E55EF" w14:textId="77777777" w:rsidR="005E6717" w:rsidRDefault="005E6717" w:rsidP="009609F1">
      <w:pPr>
        <w:pStyle w:val="BodyText"/>
        <w:spacing w:before="0" w:after="0"/>
        <w:rPr>
          <w:rFonts w:cs="Times New Roman"/>
          <w:sz w:val="24"/>
          <w:szCs w:val="24"/>
        </w:rPr>
      </w:pPr>
    </w:p>
    <w:p w14:paraId="7CF01724" w14:textId="365B460C" w:rsidR="005E6717" w:rsidRDefault="00B94FA2" w:rsidP="009609F1">
      <w:pPr>
        <w:pStyle w:val="BodyText"/>
        <w:spacing w:before="0" w:after="0"/>
        <w:rPr>
          <w:rFonts w:cs="Times New Roman"/>
          <w:sz w:val="24"/>
          <w:szCs w:val="24"/>
        </w:rPr>
      </w:pPr>
      <w:r>
        <w:rPr>
          <w:rFonts w:cs="Times New Roman"/>
          <w:sz w:val="24"/>
          <w:szCs w:val="24"/>
        </w:rPr>
        <w:t xml:space="preserve">To: </w:t>
      </w:r>
      <w:hyperlink r:id="rId5" w:history="1">
        <w:r w:rsidR="000E1C00" w:rsidRPr="008F2C55">
          <w:rPr>
            <w:rStyle w:val="Hyperlink"/>
            <w:rFonts w:cs="Times New Roman"/>
            <w:sz w:val="24"/>
            <w:szCs w:val="24"/>
          </w:rPr>
          <w:t>Richardwest@gmail.com</w:t>
        </w:r>
      </w:hyperlink>
    </w:p>
    <w:p w14:paraId="28436A21" w14:textId="77777777" w:rsidR="00B94FA2" w:rsidRDefault="00B94FA2" w:rsidP="009609F1">
      <w:pPr>
        <w:pStyle w:val="BodyText"/>
        <w:spacing w:before="0" w:after="0"/>
        <w:rPr>
          <w:rFonts w:cs="Times New Roman"/>
          <w:sz w:val="24"/>
          <w:szCs w:val="24"/>
        </w:rPr>
      </w:pPr>
    </w:p>
    <w:p w14:paraId="0CC4B1E4" w14:textId="275271C1" w:rsidR="00B94FA2" w:rsidRDefault="00B94FA2" w:rsidP="009609F1">
      <w:pPr>
        <w:pStyle w:val="BodyText"/>
        <w:spacing w:before="0" w:after="0"/>
        <w:rPr>
          <w:rFonts w:cs="Times New Roman"/>
          <w:sz w:val="24"/>
          <w:szCs w:val="24"/>
        </w:rPr>
      </w:pPr>
      <w:r>
        <w:rPr>
          <w:rFonts w:cs="Times New Roman"/>
          <w:sz w:val="24"/>
          <w:szCs w:val="24"/>
        </w:rPr>
        <w:t xml:space="preserve">From: </w:t>
      </w:r>
      <w:hyperlink r:id="rId6" w:history="1">
        <w:r w:rsidR="000E1C00" w:rsidRPr="008F2C55">
          <w:rPr>
            <w:rStyle w:val="Hyperlink"/>
            <w:rFonts w:cs="Times New Roman"/>
            <w:sz w:val="24"/>
            <w:szCs w:val="24"/>
          </w:rPr>
          <w:t>jaronrowe@mail.org</w:t>
        </w:r>
      </w:hyperlink>
    </w:p>
    <w:p w14:paraId="1DF249D8" w14:textId="22865468" w:rsidR="00B94FA2" w:rsidRDefault="00B94FA2" w:rsidP="009609F1">
      <w:pPr>
        <w:pStyle w:val="BodyText"/>
        <w:spacing w:before="0" w:after="0"/>
        <w:rPr>
          <w:rFonts w:cs="Times New Roman"/>
          <w:sz w:val="24"/>
          <w:szCs w:val="24"/>
        </w:rPr>
      </w:pPr>
      <w:r>
        <w:rPr>
          <w:rFonts w:cs="Times New Roman"/>
          <w:sz w:val="24"/>
          <w:szCs w:val="24"/>
        </w:rPr>
        <w:t xml:space="preserve"> </w:t>
      </w:r>
    </w:p>
    <w:p w14:paraId="0AF0D795" w14:textId="2B63D59E" w:rsidR="00B94FA2" w:rsidRDefault="00B94FA2" w:rsidP="009609F1">
      <w:pPr>
        <w:pStyle w:val="BodyText"/>
        <w:spacing w:before="0" w:after="0"/>
        <w:rPr>
          <w:rFonts w:cs="Times New Roman"/>
          <w:sz w:val="24"/>
          <w:szCs w:val="24"/>
        </w:rPr>
      </w:pPr>
      <w:r>
        <w:rPr>
          <w:rFonts w:cs="Times New Roman"/>
          <w:sz w:val="24"/>
          <w:szCs w:val="24"/>
        </w:rPr>
        <w:t xml:space="preserve">Subject: </w:t>
      </w:r>
      <w:r w:rsidR="00D225E8">
        <w:rPr>
          <w:rFonts w:cs="Times New Roman"/>
          <w:sz w:val="24"/>
          <w:szCs w:val="24"/>
        </w:rPr>
        <w:t xml:space="preserve">Addressing Productivity </w:t>
      </w:r>
      <w:commentRangeStart w:id="0"/>
      <w:r w:rsidR="00D225E8">
        <w:rPr>
          <w:rFonts w:cs="Times New Roman"/>
          <w:sz w:val="24"/>
          <w:szCs w:val="24"/>
        </w:rPr>
        <w:t>De</w:t>
      </w:r>
      <w:ins w:id="1" w:author="Seth Ricks" w:date="2025-09-03T09:33:00Z" w16du:dateUtc="2025-09-03T15:33:00Z">
        <w:r w:rsidR="00282F95">
          <w:rPr>
            <w:rFonts w:cs="Times New Roman"/>
            <w:sz w:val="24"/>
            <w:szCs w:val="24"/>
          </w:rPr>
          <w:t>c</w:t>
        </w:r>
      </w:ins>
      <w:r w:rsidR="00D225E8">
        <w:rPr>
          <w:rFonts w:cs="Times New Roman"/>
          <w:sz w:val="24"/>
          <w:szCs w:val="24"/>
        </w:rPr>
        <w:t>line</w:t>
      </w:r>
      <w:commentRangeEnd w:id="0"/>
      <w:r w:rsidR="00282F95">
        <w:rPr>
          <w:rStyle w:val="CommentReference"/>
        </w:rPr>
        <w:commentReference w:id="0"/>
      </w:r>
      <w:r w:rsidR="00D225E8">
        <w:rPr>
          <w:rFonts w:cs="Times New Roman"/>
          <w:sz w:val="24"/>
          <w:szCs w:val="24"/>
        </w:rPr>
        <w:t xml:space="preserve"> Due to Social Media Use</w:t>
      </w:r>
    </w:p>
    <w:p w14:paraId="21B4AA7A" w14:textId="77777777" w:rsidR="005E6717" w:rsidRDefault="005E6717" w:rsidP="009609F1">
      <w:pPr>
        <w:pStyle w:val="BodyText"/>
        <w:spacing w:before="0" w:after="0"/>
        <w:rPr>
          <w:rFonts w:cs="Times New Roman"/>
          <w:sz w:val="24"/>
          <w:szCs w:val="24"/>
        </w:rPr>
      </w:pPr>
    </w:p>
    <w:p w14:paraId="5075ADAE" w14:textId="669B10C0" w:rsidR="00643734" w:rsidRDefault="00FD7379" w:rsidP="009609F1">
      <w:pPr>
        <w:pStyle w:val="BodyText"/>
        <w:spacing w:before="0" w:after="0"/>
        <w:rPr>
          <w:rFonts w:cs="Times New Roman"/>
          <w:sz w:val="24"/>
          <w:szCs w:val="24"/>
        </w:rPr>
      </w:pPr>
      <w:r w:rsidRPr="00FD7379">
        <w:rPr>
          <w:rFonts w:cs="Times New Roman"/>
          <w:sz w:val="24"/>
          <w:szCs w:val="24"/>
        </w:rPr>
        <w:t xml:space="preserve">Dear </w:t>
      </w:r>
      <w:r w:rsidR="00D225E8">
        <w:rPr>
          <w:rFonts w:cs="Times New Roman"/>
          <w:sz w:val="24"/>
          <w:szCs w:val="24"/>
        </w:rPr>
        <w:t>Mr. Richard,</w:t>
      </w:r>
    </w:p>
    <w:p w14:paraId="1185EE8F" w14:textId="77777777" w:rsidR="00D225E8" w:rsidRDefault="00D225E8" w:rsidP="009609F1">
      <w:pPr>
        <w:pStyle w:val="BodyText"/>
        <w:spacing w:before="0" w:after="0"/>
        <w:rPr>
          <w:rFonts w:cs="Times New Roman"/>
          <w:sz w:val="24"/>
          <w:szCs w:val="24"/>
        </w:rPr>
      </w:pPr>
    </w:p>
    <w:p w14:paraId="3E74A92E" w14:textId="77777777" w:rsidR="00D225E8" w:rsidRDefault="00D225E8" w:rsidP="009609F1">
      <w:pPr>
        <w:pStyle w:val="BodyText"/>
        <w:spacing w:before="0" w:after="0"/>
        <w:rPr>
          <w:rFonts w:cs="Times New Roman"/>
          <w:sz w:val="24"/>
          <w:szCs w:val="24"/>
        </w:rPr>
      </w:pPr>
    </w:p>
    <w:p w14:paraId="1DF78FF6" w14:textId="77777777" w:rsidR="00455A88" w:rsidRPr="00455A88" w:rsidRDefault="00455A88" w:rsidP="00455A88">
      <w:pPr>
        <w:pStyle w:val="BodyText"/>
        <w:rPr>
          <w:rFonts w:cs="Times New Roman"/>
          <w:sz w:val="24"/>
          <w:szCs w:val="24"/>
        </w:rPr>
      </w:pPr>
      <w:r w:rsidRPr="00455A88">
        <w:rPr>
          <w:rFonts w:cs="Times New Roman"/>
          <w:sz w:val="24"/>
          <w:szCs w:val="24"/>
        </w:rPr>
        <w:t>Our office has recently experienced a noticeable drop in productivity over the past month due to employees accessing social media while on company time. I am concerned that this habit of using social media throughout the workday is not only a waste of time but is directly impacting our sales. I wanted to inform you of this because this has a negative impact on your large investment in the company, and I hope we can resolve this issue as soon as possible.</w:t>
      </w:r>
    </w:p>
    <w:p w14:paraId="3D5A899D" w14:textId="052C6F7B" w:rsidR="00455A88" w:rsidRPr="00455A88" w:rsidRDefault="00455A88" w:rsidP="00455A88">
      <w:pPr>
        <w:pStyle w:val="BodyText"/>
        <w:rPr>
          <w:rFonts w:cs="Times New Roman"/>
          <w:sz w:val="24"/>
          <w:szCs w:val="24"/>
        </w:rPr>
      </w:pPr>
      <w:r w:rsidRPr="00455A88">
        <w:rPr>
          <w:rFonts w:cs="Times New Roman"/>
          <w:sz w:val="24"/>
          <w:szCs w:val="24"/>
        </w:rPr>
        <w:t xml:space="preserve">November is historically our slower month in customer walk-ins, and this November has continued that trend. Because there are fewer immediate needs from walk-ins, I have noticed that employees are increasingly using social media on </w:t>
      </w:r>
      <w:r>
        <w:rPr>
          <w:rFonts w:cs="Times New Roman"/>
          <w:sz w:val="24"/>
          <w:szCs w:val="24"/>
        </w:rPr>
        <w:t>company</w:t>
      </w:r>
      <w:r w:rsidRPr="00455A88">
        <w:rPr>
          <w:rFonts w:cs="Times New Roman"/>
          <w:sz w:val="24"/>
          <w:szCs w:val="24"/>
        </w:rPr>
        <w:t xml:space="preserve"> computers or </w:t>
      </w:r>
      <w:r>
        <w:rPr>
          <w:rFonts w:cs="Times New Roman"/>
          <w:sz w:val="24"/>
          <w:szCs w:val="24"/>
        </w:rPr>
        <w:t xml:space="preserve">personal </w:t>
      </w:r>
      <w:r w:rsidRPr="00455A88">
        <w:rPr>
          <w:rFonts w:cs="Times New Roman"/>
          <w:sz w:val="24"/>
          <w:szCs w:val="24"/>
        </w:rPr>
        <w:t xml:space="preserve">phones between helping customers. Due to this, we are falling behind in refilling and organizing our stock, which is resulting in lost opportunities for sales calls. After reviewing the numbers of our sales calls and sales, I have found that we are down by </w:t>
      </w:r>
      <w:commentRangeStart w:id="2"/>
      <w:r w:rsidRPr="00455A88">
        <w:rPr>
          <w:rFonts w:cs="Times New Roman"/>
          <w:sz w:val="24"/>
          <w:szCs w:val="24"/>
        </w:rPr>
        <w:t>30%</w:t>
      </w:r>
      <w:commentRangeEnd w:id="2"/>
      <w:r w:rsidR="00282F95">
        <w:rPr>
          <w:rStyle w:val="CommentReference"/>
        </w:rPr>
        <w:commentReference w:id="2"/>
      </w:r>
      <w:r w:rsidRPr="00455A88">
        <w:rPr>
          <w:rFonts w:cs="Times New Roman"/>
          <w:sz w:val="24"/>
          <w:szCs w:val="24"/>
        </w:rPr>
        <w:t>, which is potentially worth $40,000 this month compared to the last 6 months.</w:t>
      </w:r>
    </w:p>
    <w:p w14:paraId="555E1D2E" w14:textId="77777777" w:rsidR="00455A88" w:rsidRPr="00455A88" w:rsidRDefault="00455A88" w:rsidP="00455A88">
      <w:pPr>
        <w:pStyle w:val="BodyText"/>
        <w:rPr>
          <w:rFonts w:cs="Times New Roman"/>
          <w:sz w:val="24"/>
          <w:szCs w:val="24"/>
        </w:rPr>
      </w:pPr>
      <w:commentRangeStart w:id="3"/>
      <w:r w:rsidRPr="00455A88">
        <w:rPr>
          <w:rFonts w:cs="Times New Roman"/>
          <w:sz w:val="24"/>
          <w:szCs w:val="24"/>
        </w:rPr>
        <w:t xml:space="preserve">The plan that I would like to implement to resolve this issue comes in two parts: reaffirm company policies and the importance of staying on task while on company time through an office training, and set sales goals that each employee must reach, so there is less feeling of “downtime”. </w:t>
      </w:r>
      <w:commentRangeEnd w:id="3"/>
      <w:r w:rsidR="00282F95">
        <w:rPr>
          <w:rStyle w:val="CommentReference"/>
        </w:rPr>
        <w:commentReference w:id="3"/>
      </w:r>
      <w:r w:rsidRPr="00455A88">
        <w:rPr>
          <w:rFonts w:cs="Times New Roman"/>
          <w:sz w:val="24"/>
          <w:szCs w:val="24"/>
        </w:rPr>
        <w:t>If you have any advice on how you would like this implemented or on how we can address the issue of distraction from personal devices, please let me know. I would like to work with you on addressing this as quickly and effectively as possible.</w:t>
      </w:r>
    </w:p>
    <w:p w14:paraId="1692630D" w14:textId="7E38000D" w:rsidR="00455A88" w:rsidRPr="00455A88" w:rsidRDefault="00455A88" w:rsidP="00455A88">
      <w:pPr>
        <w:pStyle w:val="BodyText"/>
        <w:rPr>
          <w:rFonts w:cs="Times New Roman"/>
          <w:sz w:val="24"/>
          <w:szCs w:val="24"/>
        </w:rPr>
      </w:pPr>
      <w:r w:rsidRPr="00455A88">
        <w:rPr>
          <w:rFonts w:cs="Times New Roman"/>
          <w:sz w:val="24"/>
          <w:szCs w:val="24"/>
        </w:rPr>
        <w:t xml:space="preserve">I know that this office </w:t>
      </w:r>
      <w:del w:id="4" w:author="Seth Ricks" w:date="2025-09-03T09:35:00Z" w16du:dateUtc="2025-09-03T15:35:00Z">
        <w:r w:rsidRPr="00455A88" w:rsidDel="00282F95">
          <w:rPr>
            <w:rFonts w:cs="Times New Roman"/>
            <w:sz w:val="24"/>
            <w:szCs w:val="24"/>
          </w:rPr>
          <w:delText>is capable of working</w:delText>
        </w:r>
      </w:del>
      <w:commentRangeStart w:id="5"/>
      <w:ins w:id="6" w:author="Seth Ricks" w:date="2025-09-03T09:35:00Z" w16du:dateUtc="2025-09-03T15:35:00Z">
        <w:r w:rsidR="00282F95" w:rsidRPr="00455A88">
          <w:rPr>
            <w:rFonts w:cs="Times New Roman"/>
            <w:sz w:val="24"/>
            <w:szCs w:val="24"/>
          </w:rPr>
          <w:t>can work</w:t>
        </w:r>
      </w:ins>
      <w:r w:rsidRPr="00455A88">
        <w:rPr>
          <w:rFonts w:cs="Times New Roman"/>
          <w:sz w:val="24"/>
          <w:szCs w:val="24"/>
        </w:rPr>
        <w:t xml:space="preserve"> </w:t>
      </w:r>
      <w:commentRangeEnd w:id="5"/>
      <w:r w:rsidR="00282F95">
        <w:rPr>
          <w:rStyle w:val="CommentReference"/>
        </w:rPr>
        <w:commentReference w:id="5"/>
      </w:r>
      <w:r w:rsidRPr="00455A88">
        <w:rPr>
          <w:rFonts w:cs="Times New Roman"/>
          <w:sz w:val="24"/>
          <w:szCs w:val="24"/>
        </w:rPr>
        <w:t>efficiently for our company's success, and that this issue is a serious one that needs to be addressed. I feel confident we will be able to find a positive resolution.</w:t>
      </w:r>
    </w:p>
    <w:p w14:paraId="2AB9A83F" w14:textId="77777777" w:rsidR="005D2CC7" w:rsidRDefault="005D2CC7" w:rsidP="009609F1">
      <w:pPr>
        <w:pStyle w:val="BodyText"/>
        <w:spacing w:before="0" w:after="0"/>
        <w:rPr>
          <w:rFonts w:cs="Times New Roman"/>
          <w:sz w:val="24"/>
          <w:szCs w:val="24"/>
        </w:rPr>
      </w:pPr>
    </w:p>
    <w:p w14:paraId="3642A927" w14:textId="77777777" w:rsidR="000E1C00" w:rsidRDefault="000E1C00" w:rsidP="009609F1">
      <w:pPr>
        <w:pStyle w:val="BodyText"/>
        <w:spacing w:before="0" w:after="0"/>
        <w:rPr>
          <w:rFonts w:cs="Times New Roman"/>
          <w:sz w:val="24"/>
          <w:szCs w:val="24"/>
        </w:rPr>
      </w:pPr>
    </w:p>
    <w:p w14:paraId="3E489AD7" w14:textId="77777777" w:rsidR="001A12D2" w:rsidRDefault="001A12D2" w:rsidP="009609F1">
      <w:pPr>
        <w:pStyle w:val="BodyText"/>
        <w:spacing w:before="0" w:after="0"/>
        <w:rPr>
          <w:rFonts w:cs="Times New Roman"/>
          <w:sz w:val="24"/>
          <w:szCs w:val="24"/>
        </w:rPr>
      </w:pPr>
      <w:r>
        <w:rPr>
          <w:rFonts w:cs="Times New Roman"/>
          <w:sz w:val="24"/>
          <w:szCs w:val="24"/>
        </w:rPr>
        <w:t xml:space="preserve">Sincerely, </w:t>
      </w:r>
    </w:p>
    <w:p w14:paraId="0268FA48" w14:textId="77777777" w:rsidR="001A12D2" w:rsidRDefault="001A12D2" w:rsidP="009609F1">
      <w:pPr>
        <w:pStyle w:val="BodyText"/>
        <w:spacing w:before="0" w:after="0"/>
        <w:rPr>
          <w:rFonts w:cs="Times New Roman"/>
          <w:sz w:val="24"/>
          <w:szCs w:val="24"/>
        </w:rPr>
      </w:pPr>
    </w:p>
    <w:p w14:paraId="10565D46" w14:textId="77777777" w:rsidR="001A12D2" w:rsidRDefault="001A12D2" w:rsidP="009609F1">
      <w:pPr>
        <w:pStyle w:val="BodyText"/>
        <w:spacing w:before="0" w:after="0"/>
        <w:rPr>
          <w:rFonts w:cs="Times New Roman"/>
          <w:sz w:val="24"/>
          <w:szCs w:val="24"/>
        </w:rPr>
      </w:pPr>
    </w:p>
    <w:p w14:paraId="2C4CD6F7" w14:textId="2CA5D5A1" w:rsidR="009609F1" w:rsidRDefault="005D2CC7" w:rsidP="009609F1">
      <w:commentRangeStart w:id="7"/>
      <w:r>
        <w:rPr>
          <w:rFonts w:cs="Times New Roman"/>
          <w:sz w:val="24"/>
          <w:szCs w:val="24"/>
        </w:rPr>
        <w:t>Jaron</w:t>
      </w:r>
      <w:commentRangeEnd w:id="7"/>
      <w:r w:rsidR="00282F95">
        <w:rPr>
          <w:rStyle w:val="CommentReference"/>
        </w:rPr>
        <w:commentReference w:id="7"/>
      </w:r>
      <w:r>
        <w:rPr>
          <w:rFonts w:cs="Times New Roman"/>
          <w:sz w:val="24"/>
          <w:szCs w:val="24"/>
        </w:rPr>
        <w:t xml:space="preserve"> Rowe</w:t>
      </w:r>
    </w:p>
    <w:p w14:paraId="1ADF998D" w14:textId="77777777" w:rsidR="009609F1" w:rsidRPr="00F9587B" w:rsidRDefault="009609F1" w:rsidP="009609F1">
      <w:pPr>
        <w:pStyle w:val="BodyText"/>
        <w:spacing w:before="0" w:after="0"/>
        <w:rPr>
          <w:rFonts w:cs="Times New Roman"/>
          <w:sz w:val="24"/>
          <w:szCs w:val="24"/>
        </w:rPr>
      </w:pPr>
    </w:p>
    <w:p w14:paraId="0F126535" w14:textId="77777777" w:rsidR="002639B9" w:rsidRDefault="002639B9" w:rsidP="009609F1"/>
    <w:sectPr w:rsidR="002639B9" w:rsidSect="00467D5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th Ricks" w:date="2025-09-03T09:33:00Z" w:initials="SR">
    <w:p w14:paraId="5EC8FC69" w14:textId="77777777" w:rsidR="00282F95" w:rsidRDefault="00282F95" w:rsidP="00282F95">
      <w:pPr>
        <w:pStyle w:val="CommentText"/>
      </w:pPr>
      <w:r>
        <w:rPr>
          <w:rStyle w:val="CommentReference"/>
        </w:rPr>
        <w:annotationRef/>
      </w:r>
      <w:r>
        <w:t>Typo</w:t>
      </w:r>
    </w:p>
  </w:comment>
  <w:comment w:id="2" w:author="Seth Ricks" w:date="2025-09-03T09:35:00Z" w:initials="SR">
    <w:p w14:paraId="2BA7C554" w14:textId="77777777" w:rsidR="00282F95" w:rsidRDefault="00282F95" w:rsidP="00282F95">
      <w:pPr>
        <w:pStyle w:val="CommentText"/>
      </w:pPr>
      <w:r>
        <w:rPr>
          <w:rStyle w:val="CommentReference"/>
        </w:rPr>
        <w:annotationRef/>
      </w:r>
      <w:r>
        <w:t xml:space="preserve">I’m very impressed that you included the specific numbers. </w:t>
      </w:r>
    </w:p>
  </w:comment>
  <w:comment w:id="3" w:author="Seth Ricks" w:date="2025-09-03T09:37:00Z" w:initials="SR">
    <w:p w14:paraId="5C82A5A0" w14:textId="77777777" w:rsidR="00282F95" w:rsidRDefault="00282F95" w:rsidP="00282F95">
      <w:pPr>
        <w:pStyle w:val="CommentText"/>
      </w:pPr>
      <w:r>
        <w:rPr>
          <w:rStyle w:val="CommentReference"/>
        </w:rPr>
        <w:annotationRef/>
      </w:r>
      <w:r>
        <w:t xml:space="preserve">This sentence makes sense, but it does run on a bit. Maybe you could split it. </w:t>
      </w:r>
    </w:p>
  </w:comment>
  <w:comment w:id="5" w:author="Seth Ricks" w:date="2025-09-03T09:36:00Z" w:initials="SR">
    <w:p w14:paraId="4C1F7FE3" w14:textId="7CC053C4" w:rsidR="00282F95" w:rsidRDefault="00282F95" w:rsidP="00282F95">
      <w:pPr>
        <w:pStyle w:val="CommentText"/>
      </w:pPr>
      <w:r>
        <w:rPr>
          <w:rStyle w:val="CommentReference"/>
        </w:rPr>
        <w:annotationRef/>
      </w:r>
      <w:r>
        <w:rPr>
          <w:color w:val="404040"/>
        </w:rPr>
        <w:t>This would be a little bit more concise.</w:t>
      </w:r>
    </w:p>
  </w:comment>
  <w:comment w:id="7" w:author="Seth Ricks" w:date="2025-09-03T09:36:00Z" w:initials="SR">
    <w:p w14:paraId="32670C34" w14:textId="77777777" w:rsidR="00282F95" w:rsidRDefault="00282F95" w:rsidP="00282F95">
      <w:pPr>
        <w:pStyle w:val="CommentText"/>
      </w:pPr>
      <w:r>
        <w:rPr>
          <w:rStyle w:val="CommentReference"/>
        </w:rPr>
        <w:annotationRef/>
      </w:r>
      <w:r>
        <w:rPr>
          <w:color w:val="404040"/>
        </w:rPr>
        <w:t>I am very impressed by the clarity and research that you did for this email. I don’t know if the statistics are fabricated or not, but regardless - it was effective!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C8FC69" w15:done="0"/>
  <w15:commentEx w15:paraId="2BA7C554" w15:done="0"/>
  <w15:commentEx w15:paraId="5C82A5A0" w15:done="0"/>
  <w15:commentEx w15:paraId="4C1F7FE3" w15:done="0"/>
  <w15:commentEx w15:paraId="32670C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A27508" w16cex:dateUtc="2025-09-03T15:33:00Z"/>
  <w16cex:commentExtensible w16cex:durableId="48266DA7" w16cex:dateUtc="2025-09-03T15:35:00Z"/>
  <w16cex:commentExtensible w16cex:durableId="11BCD392" w16cex:dateUtc="2025-09-03T15:37:00Z"/>
  <w16cex:commentExtensible w16cex:durableId="19C6A22F" w16cex:dateUtc="2025-09-03T15:36:00Z"/>
  <w16cex:commentExtensible w16cex:durableId="28057867" w16cex:dateUtc="2025-09-03T1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C8FC69" w16cid:durableId="6CA27508"/>
  <w16cid:commentId w16cid:paraId="2BA7C554" w16cid:durableId="48266DA7"/>
  <w16cid:commentId w16cid:paraId="5C82A5A0" w16cid:durableId="11BCD392"/>
  <w16cid:commentId w16cid:paraId="4C1F7FE3" w16cid:durableId="19C6A22F"/>
  <w16cid:commentId w16cid:paraId="32670C34" w16cid:durableId="280578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F3F51"/>
    <w:multiLevelType w:val="hybridMultilevel"/>
    <w:tmpl w:val="DD2C6064"/>
    <w:lvl w:ilvl="0" w:tplc="EBE430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0A616E2"/>
    <w:multiLevelType w:val="hybridMultilevel"/>
    <w:tmpl w:val="03809D9C"/>
    <w:lvl w:ilvl="0" w:tplc="0409000F">
      <w:start w:val="1"/>
      <w:numFmt w:val="decimal"/>
      <w:lvlText w:val="%1."/>
      <w:lvlJc w:val="left"/>
      <w:pPr>
        <w:ind w:left="769" w:hanging="360"/>
      </w:pPr>
    </w:lvl>
    <w:lvl w:ilvl="1" w:tplc="04090019" w:tentative="1">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num w:numId="1" w16cid:durableId="1456869809">
    <w:abstractNumId w:val="0"/>
  </w:num>
  <w:num w:numId="2" w16cid:durableId="11768408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 Ricks">
    <w15:presenceInfo w15:providerId="Windows Live" w15:userId="f2cd5bde1dcad4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9F1"/>
    <w:rsid w:val="000E1C00"/>
    <w:rsid w:val="00126C36"/>
    <w:rsid w:val="001A12D2"/>
    <w:rsid w:val="002639B9"/>
    <w:rsid w:val="00282F95"/>
    <w:rsid w:val="002911AB"/>
    <w:rsid w:val="00455A88"/>
    <w:rsid w:val="00467D57"/>
    <w:rsid w:val="005C2FAD"/>
    <w:rsid w:val="005D2CC7"/>
    <w:rsid w:val="005E6717"/>
    <w:rsid w:val="00643734"/>
    <w:rsid w:val="009609F1"/>
    <w:rsid w:val="00B94FA2"/>
    <w:rsid w:val="00BB2BA0"/>
    <w:rsid w:val="00D225E8"/>
    <w:rsid w:val="00FD73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EDFFA"/>
  <w14:defaultImageDpi w14:val="300"/>
  <w15:docId w15:val="{C32D9BFB-BD1B-4B24-9178-9C1DD3E6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609F1"/>
    <w:rPr>
      <w:color w:val="404040" w:themeColor="text1" w:themeTint="BF"/>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BodyTable">
    <w:name w:val="Body Table"/>
    <w:basedOn w:val="TableNormal"/>
    <w:rsid w:val="009609F1"/>
    <w:rPr>
      <w:sz w:val="22"/>
      <w:szCs w:val="22"/>
    </w:rPr>
    <w:tblPr>
      <w:tblCellMar>
        <w:left w:w="72" w:type="dxa"/>
        <w:right w:w="72" w:type="dxa"/>
      </w:tblCellMar>
    </w:tblPr>
  </w:style>
  <w:style w:type="paragraph" w:customStyle="1" w:styleId="TableText">
    <w:name w:val="Table Text"/>
    <w:basedOn w:val="BodyText"/>
    <w:rsid w:val="009609F1"/>
  </w:style>
  <w:style w:type="paragraph" w:styleId="BodyText">
    <w:name w:val="Body Text"/>
    <w:basedOn w:val="Normal"/>
    <w:link w:val="BodyTextChar"/>
    <w:rsid w:val="009609F1"/>
    <w:pPr>
      <w:spacing w:before="60" w:after="60"/>
    </w:pPr>
    <w:rPr>
      <w:szCs w:val="20"/>
    </w:rPr>
  </w:style>
  <w:style w:type="character" w:customStyle="1" w:styleId="BodyTextChar">
    <w:name w:val="Body Text Char"/>
    <w:basedOn w:val="DefaultParagraphFont"/>
    <w:link w:val="BodyText"/>
    <w:rsid w:val="009609F1"/>
    <w:rPr>
      <w:color w:val="404040" w:themeColor="text1" w:themeTint="BF"/>
      <w:sz w:val="20"/>
      <w:szCs w:val="20"/>
    </w:rPr>
  </w:style>
  <w:style w:type="paragraph" w:customStyle="1" w:styleId="HeaderTableHeading">
    <w:name w:val="Header Table Heading"/>
    <w:basedOn w:val="BodyText"/>
    <w:rsid w:val="009609F1"/>
    <w:pPr>
      <w:jc w:val="right"/>
    </w:pPr>
    <w:rPr>
      <w:color w:val="4F81BD" w:themeColor="accent1"/>
    </w:rPr>
  </w:style>
  <w:style w:type="paragraph" w:customStyle="1" w:styleId="DocumentHeading">
    <w:name w:val="Document Heading"/>
    <w:basedOn w:val="Normal"/>
    <w:rsid w:val="009609F1"/>
    <w:pPr>
      <w:spacing w:before="200" w:after="80"/>
      <w:jc w:val="right"/>
    </w:pPr>
    <w:rPr>
      <w:color w:val="4F81BD" w:themeColor="accent1"/>
      <w:sz w:val="72"/>
      <w:szCs w:val="72"/>
    </w:rPr>
  </w:style>
  <w:style w:type="paragraph" w:styleId="ListParagraph">
    <w:name w:val="List Paragraph"/>
    <w:basedOn w:val="Normal"/>
    <w:uiPriority w:val="34"/>
    <w:qFormat/>
    <w:rsid w:val="009609F1"/>
    <w:pPr>
      <w:ind w:left="720"/>
      <w:contextualSpacing/>
    </w:pPr>
  </w:style>
  <w:style w:type="character" w:styleId="Hyperlink">
    <w:name w:val="Hyperlink"/>
    <w:basedOn w:val="DefaultParagraphFont"/>
    <w:uiPriority w:val="99"/>
    <w:unhideWhenUsed/>
    <w:rsid w:val="009609F1"/>
    <w:rPr>
      <w:color w:val="0000FF" w:themeColor="hyperlink"/>
      <w:u w:val="single"/>
    </w:rPr>
  </w:style>
  <w:style w:type="character" w:styleId="UnresolvedMention">
    <w:name w:val="Unresolved Mention"/>
    <w:basedOn w:val="DefaultParagraphFont"/>
    <w:uiPriority w:val="99"/>
    <w:semiHidden/>
    <w:unhideWhenUsed/>
    <w:rsid w:val="000E1C00"/>
    <w:rPr>
      <w:color w:val="605E5C"/>
      <w:shd w:val="clear" w:color="auto" w:fill="E1DFDD"/>
    </w:rPr>
  </w:style>
  <w:style w:type="paragraph" w:styleId="Revision">
    <w:name w:val="Revision"/>
    <w:hidden/>
    <w:uiPriority w:val="99"/>
    <w:semiHidden/>
    <w:rsid w:val="00282F95"/>
    <w:rPr>
      <w:color w:val="404040" w:themeColor="text1" w:themeTint="BF"/>
      <w:sz w:val="20"/>
      <w:szCs w:val="22"/>
    </w:rPr>
  </w:style>
  <w:style w:type="character" w:styleId="CommentReference">
    <w:name w:val="annotation reference"/>
    <w:basedOn w:val="DefaultParagraphFont"/>
    <w:uiPriority w:val="99"/>
    <w:semiHidden/>
    <w:unhideWhenUsed/>
    <w:rsid w:val="00282F95"/>
    <w:rPr>
      <w:sz w:val="16"/>
      <w:szCs w:val="16"/>
    </w:rPr>
  </w:style>
  <w:style w:type="paragraph" w:styleId="CommentText">
    <w:name w:val="annotation text"/>
    <w:basedOn w:val="Normal"/>
    <w:link w:val="CommentTextChar"/>
    <w:uiPriority w:val="99"/>
    <w:unhideWhenUsed/>
    <w:rsid w:val="00282F95"/>
    <w:rPr>
      <w:szCs w:val="20"/>
    </w:rPr>
  </w:style>
  <w:style w:type="character" w:customStyle="1" w:styleId="CommentTextChar">
    <w:name w:val="Comment Text Char"/>
    <w:basedOn w:val="DefaultParagraphFont"/>
    <w:link w:val="CommentText"/>
    <w:uiPriority w:val="99"/>
    <w:rsid w:val="00282F95"/>
    <w:rPr>
      <w:color w:val="404040" w:themeColor="text1" w:themeTint="BF"/>
      <w:sz w:val="20"/>
      <w:szCs w:val="20"/>
    </w:rPr>
  </w:style>
  <w:style w:type="paragraph" w:styleId="CommentSubject">
    <w:name w:val="annotation subject"/>
    <w:basedOn w:val="CommentText"/>
    <w:next w:val="CommentText"/>
    <w:link w:val="CommentSubjectChar"/>
    <w:uiPriority w:val="99"/>
    <w:semiHidden/>
    <w:unhideWhenUsed/>
    <w:rsid w:val="00282F95"/>
    <w:rPr>
      <w:b/>
      <w:bCs/>
    </w:rPr>
  </w:style>
  <w:style w:type="character" w:customStyle="1" w:styleId="CommentSubjectChar">
    <w:name w:val="Comment Subject Char"/>
    <w:basedOn w:val="CommentTextChar"/>
    <w:link w:val="CommentSubject"/>
    <w:uiPriority w:val="99"/>
    <w:semiHidden/>
    <w:rsid w:val="00282F95"/>
    <w:rPr>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aronrowe@mail.org" TargetMode="External"/><Relationship Id="rId11" Type="http://schemas.openxmlformats.org/officeDocument/2006/relationships/fontTable" Target="fontTable.xml"/><Relationship Id="rId5" Type="http://schemas.openxmlformats.org/officeDocument/2006/relationships/hyperlink" Target="mailto:Richardwest@gmail.com"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Bair</dc:creator>
  <cp:keywords/>
  <dc:description/>
  <cp:lastModifiedBy>Seth Ricks</cp:lastModifiedBy>
  <cp:revision>2</cp:revision>
  <dcterms:created xsi:type="dcterms:W3CDTF">2025-09-03T15:37:00Z</dcterms:created>
  <dcterms:modified xsi:type="dcterms:W3CDTF">2025-09-03T15:37:00Z</dcterms:modified>
</cp:coreProperties>
</file>