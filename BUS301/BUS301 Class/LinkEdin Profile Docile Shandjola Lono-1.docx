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E7C79" w14:textId="77777777" w:rsidR="00660214" w:rsidRDefault="00660214" w:rsidP="00680CBB">
      <w:pPr>
        <w:rPr>
          <w:rFonts w:ascii="Segoe UI" w:hAnsi="Segoe UI" w:cs="Segoe UI"/>
          <w:sz w:val="21"/>
          <w:szCs w:val="21"/>
          <w:shd w:val="clear" w:color="auto" w:fill="FFFFFF"/>
        </w:rPr>
      </w:pPr>
    </w:p>
    <w:p w14:paraId="7C225650" w14:textId="7E1B796E" w:rsidR="00680CBB" w:rsidRDefault="00660214" w:rsidP="00680CBB">
      <w:pPr>
        <w:rPr>
          <w:rFonts w:ascii="Times New Roman" w:eastAsia="Times New Roman" w:hAnsi="Times New Roman" w:cs="Times New Roman"/>
          <w:kern w:val="0"/>
          <w14:ligatures w14:val="none"/>
        </w:rPr>
      </w:pPr>
      <w:hyperlink r:id="rId5" w:history="1">
        <w:r w:rsidRPr="00D35D8F">
          <w:rPr>
            <w:rStyle w:val="Hyperlink"/>
            <w:rFonts w:ascii="Segoe UI" w:hAnsi="Segoe UI" w:cs="Segoe UI"/>
            <w:sz w:val="21"/>
            <w:szCs w:val="21"/>
            <w:shd w:val="clear" w:color="auto" w:fill="FFFFFF"/>
          </w:rPr>
          <w:t>www.linkedin.com/in/docile-lono-9101621b7</w:t>
        </w:r>
      </w:hyperlink>
      <w:r>
        <w:rPr>
          <w:rFonts w:ascii="Segoe UI" w:hAnsi="Segoe UI" w:cs="Segoe UI"/>
          <w:sz w:val="21"/>
          <w:szCs w:val="21"/>
          <w:shd w:val="clear" w:color="auto" w:fill="FFFFFF"/>
        </w:rPr>
        <w:t xml:space="preserve"> </w:t>
      </w:r>
    </w:p>
    <w:p w14:paraId="21CDC13B" w14:textId="5E418198" w:rsidR="00680CBB" w:rsidRDefault="00660214" w:rsidP="00680CBB">
      <w:pPr>
        <w:rPr>
          <w:rFonts w:ascii="Times New Roman" w:eastAsia="Times New Roman" w:hAnsi="Times New Roman" w:cs="Times New Roman"/>
          <w:kern w:val="0"/>
          <w14:ligatures w14:val="none"/>
        </w:rPr>
      </w:pPr>
      <w:commentRangeStart w:id="0"/>
      <w:r>
        <w:rPr>
          <w:rFonts w:ascii="Times New Roman" w:eastAsia="Times New Roman" w:hAnsi="Times New Roman" w:cs="Times New Roman"/>
          <w:kern w:val="0"/>
          <w14:ligatures w14:val="none"/>
        </w:rPr>
        <w:t>LinkedIn summary:</w:t>
      </w:r>
      <w:commentRangeEnd w:id="0"/>
      <w:r w:rsidR="00B60B75">
        <w:rPr>
          <w:rStyle w:val="CommentReference"/>
        </w:rPr>
        <w:commentReference w:id="0"/>
      </w:r>
    </w:p>
    <w:p w14:paraId="171DB516" w14:textId="77777777" w:rsidR="00680CBB" w:rsidRDefault="00680CBB" w:rsidP="00680CBB">
      <w:pPr>
        <w:rPr>
          <w:rFonts w:ascii="Times New Roman" w:eastAsia="Times New Roman" w:hAnsi="Times New Roman" w:cs="Times New Roman"/>
          <w:kern w:val="0"/>
          <w14:ligatures w14:val="none"/>
        </w:rPr>
      </w:pPr>
    </w:p>
    <w:p w14:paraId="20F3FD9F" w14:textId="7610718F" w:rsidR="00680CBB" w:rsidRDefault="00680CBB" w:rsidP="00680CBB">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I am a motivated construction professional with a strong passion for </w:t>
      </w:r>
      <w:r w:rsidR="00660214">
        <w:rPr>
          <w:rFonts w:ascii="Times New Roman" w:eastAsia="Times New Roman" w:hAnsi="Times New Roman" w:cs="Times New Roman"/>
          <w:kern w:val="0"/>
          <w14:ligatures w14:val="none"/>
        </w:rPr>
        <w:t>the industry</w:t>
      </w:r>
      <w:r>
        <w:rPr>
          <w:rFonts w:ascii="Times New Roman" w:eastAsia="Times New Roman" w:hAnsi="Times New Roman" w:cs="Times New Roman"/>
          <w:kern w:val="0"/>
          <w14:ligatures w14:val="none"/>
        </w:rPr>
        <w:t xml:space="preserve"> and am detailed in these two specific areas, estimating and scheduling.</w:t>
      </w:r>
      <w:r w:rsidRPr="0012702F">
        <w:rPr>
          <w:rFonts w:ascii="Times New Roman" w:eastAsia="Times New Roman" w:hAnsi="Times New Roman" w:cs="Times New Roman"/>
          <w:kern w:val="0"/>
          <w14:ligatures w14:val="none"/>
        </w:rPr>
        <w:t xml:space="preserve"> I possess a thorough understanding of construction documents and quality control procedures, aiming to leverage my skills and knowledge for the success of challenging construction projects from start to finish. </w:t>
      </w:r>
      <w:commentRangeStart w:id="1"/>
      <w:r w:rsidRPr="0012702F">
        <w:rPr>
          <w:rFonts w:ascii="Times New Roman" w:eastAsia="Times New Roman" w:hAnsi="Times New Roman" w:cs="Times New Roman"/>
          <w:kern w:val="0"/>
          <w14:ligatures w14:val="none"/>
        </w:rPr>
        <w:t xml:space="preserve">Spending </w:t>
      </w:r>
      <w:commentRangeEnd w:id="1"/>
      <w:r w:rsidR="00B60B75">
        <w:rPr>
          <w:rStyle w:val="CommentReference"/>
        </w:rPr>
        <w:commentReference w:id="1"/>
      </w:r>
      <w:r w:rsidRPr="0012702F">
        <w:rPr>
          <w:rFonts w:ascii="Times New Roman" w:eastAsia="Times New Roman" w:hAnsi="Times New Roman" w:cs="Times New Roman"/>
          <w:kern w:val="0"/>
          <w14:ligatures w14:val="none"/>
        </w:rPr>
        <w:t xml:space="preserve">time reviewing the scope of work to ensure I understand what is required before the start-up process, </w:t>
      </w:r>
      <w:ins w:id="2" w:author="Seth Ricks" w:date="2025-08-06T09:43:00Z" w16du:dateUtc="2025-08-06T15:43:00Z">
        <w:r w:rsidR="00B60B75">
          <w:rPr>
            <w:rFonts w:ascii="Times New Roman" w:eastAsia="Times New Roman" w:hAnsi="Times New Roman" w:cs="Times New Roman"/>
            <w:kern w:val="0"/>
            <w14:ligatures w14:val="none"/>
          </w:rPr>
          <w:t>a</w:t>
        </w:r>
      </w:ins>
      <w:del w:id="3" w:author="Seth Ricks" w:date="2025-08-06T09:43:00Z" w16du:dateUtc="2025-08-06T15:43:00Z">
        <w:r w:rsidRPr="0012702F" w:rsidDel="00B60B75">
          <w:rPr>
            <w:rFonts w:ascii="Times New Roman" w:eastAsia="Times New Roman" w:hAnsi="Times New Roman" w:cs="Times New Roman"/>
            <w:kern w:val="0"/>
            <w14:ligatures w14:val="none"/>
          </w:rPr>
          <w:delText>A</w:delText>
        </w:r>
      </w:del>
      <w:r w:rsidRPr="0012702F">
        <w:rPr>
          <w:rFonts w:ascii="Times New Roman" w:eastAsia="Times New Roman" w:hAnsi="Times New Roman" w:cs="Times New Roman"/>
          <w:kern w:val="0"/>
          <w14:ligatures w14:val="none"/>
        </w:rPr>
        <w:t xml:space="preserve"> deliberate desire to solve complicated problems and be flexible, to accommodate and welcome a team group for achieving better results for the profits of the projects and organizations, reinforcing cohesion and influencing other colleagues to follow the project scope and respect the deadlines to avoid loss and waste of </w:t>
      </w:r>
      <w:commentRangeStart w:id="4"/>
      <w:r w:rsidRPr="0012702F">
        <w:rPr>
          <w:rFonts w:ascii="Times New Roman" w:eastAsia="Times New Roman" w:hAnsi="Times New Roman" w:cs="Times New Roman"/>
          <w:kern w:val="0"/>
          <w14:ligatures w14:val="none"/>
        </w:rPr>
        <w:t xml:space="preserve">material. </w:t>
      </w:r>
      <w:commentRangeEnd w:id="4"/>
      <w:r w:rsidR="00036DF9">
        <w:rPr>
          <w:rStyle w:val="CommentReference"/>
        </w:rPr>
        <w:commentReference w:id="4"/>
      </w:r>
      <w:r w:rsidRPr="0012702F">
        <w:rPr>
          <w:rFonts w:ascii="Times New Roman" w:eastAsia="Times New Roman" w:hAnsi="Times New Roman" w:cs="Times New Roman"/>
          <w:kern w:val="0"/>
          <w14:ligatures w14:val="none"/>
        </w:rPr>
        <w:t>Better at coordinating and updating the scheduling tool using the three-week look-ahead method to avoid project delays.</w:t>
      </w:r>
    </w:p>
    <w:p w14:paraId="4B558D3C" w14:textId="77777777" w:rsidR="00680CBB" w:rsidRDefault="00680CBB" w:rsidP="00680CBB">
      <w:pPr>
        <w:spacing w:line="480" w:lineRule="auto"/>
      </w:pPr>
    </w:p>
    <w:p w14:paraId="0EE2D3D8" w14:textId="77777777" w:rsidR="009C3A0B" w:rsidRDefault="009C3A0B" w:rsidP="009C3A0B">
      <w:pPr>
        <w:rPr>
          <w:rFonts w:ascii="Times New Roman" w:eastAsia="Times New Roman" w:hAnsi="Times New Roman" w:cs="Times New Roman"/>
          <w:kern w:val="0"/>
          <w14:ligatures w14:val="none"/>
        </w:rPr>
      </w:pPr>
    </w:p>
    <w:sectPr w:rsidR="009C3A0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th Ricks" w:date="2025-08-06T09:42:00Z" w:initials="SR">
    <w:p w14:paraId="51E1CCB3" w14:textId="77777777" w:rsidR="00B60B75" w:rsidRDefault="00B60B75" w:rsidP="00B60B75">
      <w:pPr>
        <w:pStyle w:val="CommentText"/>
      </w:pPr>
      <w:r>
        <w:rPr>
          <w:rStyle w:val="CommentReference"/>
        </w:rPr>
        <w:annotationRef/>
      </w:r>
      <w:r>
        <w:t>The assignment was a LinkedIn message. Looks like you submitted the wrong assignment on accident.</w:t>
      </w:r>
    </w:p>
  </w:comment>
  <w:comment w:id="1" w:author="Seth Ricks" w:date="2025-08-06T09:46:00Z" w:initials="SR">
    <w:p w14:paraId="5EA281B6" w14:textId="77777777" w:rsidR="00B60B75" w:rsidRDefault="00B60B75" w:rsidP="00B60B75">
      <w:pPr>
        <w:pStyle w:val="CommentText"/>
      </w:pPr>
      <w:r>
        <w:rPr>
          <w:rStyle w:val="CommentReference"/>
        </w:rPr>
        <w:annotationRef/>
      </w:r>
      <w:r>
        <w:t xml:space="preserve">I can tell that you have great skills, but I can’t quite tell what you are saying with the rest of this  paragraph. I recommend looking through it and asking yourself what you are wanting to communicate, and edit it accordingly. </w:t>
      </w:r>
    </w:p>
  </w:comment>
  <w:comment w:id="4" w:author="Seth Ricks" w:date="2025-08-06T09:48:00Z" w:initials="SR">
    <w:p w14:paraId="43745F10" w14:textId="77777777" w:rsidR="00036DF9" w:rsidRDefault="00036DF9" w:rsidP="00036DF9">
      <w:pPr>
        <w:pStyle w:val="CommentText"/>
      </w:pPr>
      <w:r>
        <w:rPr>
          <w:rStyle w:val="CommentReference"/>
        </w:rPr>
        <w:annotationRef/>
      </w:r>
      <w:r>
        <w:t xml:space="preserve">I think what would help you the most is breaking up this run-on sentence into shorter, more concise phrases.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E1CCB3" w15:done="0"/>
  <w15:commentEx w15:paraId="5EA281B6" w15:done="0"/>
  <w15:commentEx w15:paraId="43745F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F14C9F" w16cex:dateUtc="2025-08-06T15:42:00Z"/>
  <w16cex:commentExtensible w16cex:durableId="36BE80F7" w16cex:dateUtc="2025-08-06T15:46:00Z"/>
  <w16cex:commentExtensible w16cex:durableId="03B68C62" w16cex:dateUtc="2025-08-06T15: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E1CCB3" w16cid:durableId="4CF14C9F"/>
  <w16cid:commentId w16cid:paraId="5EA281B6" w16cid:durableId="36BE80F7"/>
  <w16cid:commentId w16cid:paraId="43745F10" w16cid:durableId="03B68C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 Ricks">
    <w15:presenceInfo w15:providerId="Windows Live" w15:userId="f2cd5bde1dcad4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0B"/>
    <w:rsid w:val="00036DF9"/>
    <w:rsid w:val="003A30DC"/>
    <w:rsid w:val="004A00C2"/>
    <w:rsid w:val="00660214"/>
    <w:rsid w:val="00680CBB"/>
    <w:rsid w:val="006B0A3F"/>
    <w:rsid w:val="0095577A"/>
    <w:rsid w:val="009C3A0B"/>
    <w:rsid w:val="00B5399A"/>
    <w:rsid w:val="00B60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50046"/>
  <w15:chartTrackingRefBased/>
  <w15:docId w15:val="{4C03BE78-24EC-49E4-A70E-14DC2794B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CBB"/>
  </w:style>
  <w:style w:type="paragraph" w:styleId="Heading1">
    <w:name w:val="heading 1"/>
    <w:basedOn w:val="Normal"/>
    <w:next w:val="Normal"/>
    <w:link w:val="Heading1Char"/>
    <w:uiPriority w:val="9"/>
    <w:qFormat/>
    <w:rsid w:val="009C3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A0B"/>
    <w:rPr>
      <w:rFonts w:eastAsiaTheme="majorEastAsia" w:cstheme="majorBidi"/>
      <w:color w:val="272727" w:themeColor="text1" w:themeTint="D8"/>
    </w:rPr>
  </w:style>
  <w:style w:type="paragraph" w:styleId="Title">
    <w:name w:val="Title"/>
    <w:basedOn w:val="Normal"/>
    <w:next w:val="Normal"/>
    <w:link w:val="TitleChar"/>
    <w:uiPriority w:val="10"/>
    <w:qFormat/>
    <w:rsid w:val="009C3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A0B"/>
    <w:pPr>
      <w:spacing w:before="160"/>
      <w:jc w:val="center"/>
    </w:pPr>
    <w:rPr>
      <w:i/>
      <w:iCs/>
      <w:color w:val="404040" w:themeColor="text1" w:themeTint="BF"/>
    </w:rPr>
  </w:style>
  <w:style w:type="character" w:customStyle="1" w:styleId="QuoteChar">
    <w:name w:val="Quote Char"/>
    <w:basedOn w:val="DefaultParagraphFont"/>
    <w:link w:val="Quote"/>
    <w:uiPriority w:val="29"/>
    <w:rsid w:val="009C3A0B"/>
    <w:rPr>
      <w:i/>
      <w:iCs/>
      <w:color w:val="404040" w:themeColor="text1" w:themeTint="BF"/>
    </w:rPr>
  </w:style>
  <w:style w:type="paragraph" w:styleId="ListParagraph">
    <w:name w:val="List Paragraph"/>
    <w:basedOn w:val="Normal"/>
    <w:uiPriority w:val="34"/>
    <w:qFormat/>
    <w:rsid w:val="009C3A0B"/>
    <w:pPr>
      <w:ind w:left="720"/>
      <w:contextualSpacing/>
    </w:pPr>
  </w:style>
  <w:style w:type="character" w:styleId="IntenseEmphasis">
    <w:name w:val="Intense Emphasis"/>
    <w:basedOn w:val="DefaultParagraphFont"/>
    <w:uiPriority w:val="21"/>
    <w:qFormat/>
    <w:rsid w:val="009C3A0B"/>
    <w:rPr>
      <w:i/>
      <w:iCs/>
      <w:color w:val="0F4761" w:themeColor="accent1" w:themeShade="BF"/>
    </w:rPr>
  </w:style>
  <w:style w:type="paragraph" w:styleId="IntenseQuote">
    <w:name w:val="Intense Quote"/>
    <w:basedOn w:val="Normal"/>
    <w:next w:val="Normal"/>
    <w:link w:val="IntenseQuoteChar"/>
    <w:uiPriority w:val="30"/>
    <w:qFormat/>
    <w:rsid w:val="009C3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A0B"/>
    <w:rPr>
      <w:i/>
      <w:iCs/>
      <w:color w:val="0F4761" w:themeColor="accent1" w:themeShade="BF"/>
    </w:rPr>
  </w:style>
  <w:style w:type="character" w:styleId="IntenseReference">
    <w:name w:val="Intense Reference"/>
    <w:basedOn w:val="DefaultParagraphFont"/>
    <w:uiPriority w:val="32"/>
    <w:qFormat/>
    <w:rsid w:val="009C3A0B"/>
    <w:rPr>
      <w:b/>
      <w:bCs/>
      <w:smallCaps/>
      <w:color w:val="0F4761" w:themeColor="accent1" w:themeShade="BF"/>
      <w:spacing w:val="5"/>
    </w:rPr>
  </w:style>
  <w:style w:type="character" w:styleId="Hyperlink">
    <w:name w:val="Hyperlink"/>
    <w:basedOn w:val="DefaultParagraphFont"/>
    <w:uiPriority w:val="99"/>
    <w:unhideWhenUsed/>
    <w:rsid w:val="00660214"/>
    <w:rPr>
      <w:color w:val="467886" w:themeColor="hyperlink"/>
      <w:u w:val="single"/>
    </w:rPr>
  </w:style>
  <w:style w:type="character" w:styleId="UnresolvedMention">
    <w:name w:val="Unresolved Mention"/>
    <w:basedOn w:val="DefaultParagraphFont"/>
    <w:uiPriority w:val="99"/>
    <w:semiHidden/>
    <w:unhideWhenUsed/>
    <w:rsid w:val="00660214"/>
    <w:rPr>
      <w:color w:val="605E5C"/>
      <w:shd w:val="clear" w:color="auto" w:fill="E1DFDD"/>
    </w:rPr>
  </w:style>
  <w:style w:type="paragraph" w:styleId="Revision">
    <w:name w:val="Revision"/>
    <w:hidden/>
    <w:uiPriority w:val="99"/>
    <w:semiHidden/>
    <w:rsid w:val="00B60B75"/>
    <w:pPr>
      <w:spacing w:after="0" w:line="240" w:lineRule="auto"/>
    </w:pPr>
  </w:style>
  <w:style w:type="character" w:styleId="CommentReference">
    <w:name w:val="annotation reference"/>
    <w:basedOn w:val="DefaultParagraphFont"/>
    <w:uiPriority w:val="99"/>
    <w:semiHidden/>
    <w:unhideWhenUsed/>
    <w:rsid w:val="00B60B75"/>
    <w:rPr>
      <w:sz w:val="16"/>
      <w:szCs w:val="16"/>
    </w:rPr>
  </w:style>
  <w:style w:type="paragraph" w:styleId="CommentText">
    <w:name w:val="annotation text"/>
    <w:basedOn w:val="Normal"/>
    <w:link w:val="CommentTextChar"/>
    <w:uiPriority w:val="99"/>
    <w:unhideWhenUsed/>
    <w:rsid w:val="00B60B75"/>
    <w:pPr>
      <w:spacing w:line="240" w:lineRule="auto"/>
    </w:pPr>
    <w:rPr>
      <w:sz w:val="20"/>
      <w:szCs w:val="20"/>
    </w:rPr>
  </w:style>
  <w:style w:type="character" w:customStyle="1" w:styleId="CommentTextChar">
    <w:name w:val="Comment Text Char"/>
    <w:basedOn w:val="DefaultParagraphFont"/>
    <w:link w:val="CommentText"/>
    <w:uiPriority w:val="99"/>
    <w:rsid w:val="00B60B75"/>
    <w:rPr>
      <w:sz w:val="20"/>
      <w:szCs w:val="20"/>
    </w:rPr>
  </w:style>
  <w:style w:type="paragraph" w:styleId="CommentSubject">
    <w:name w:val="annotation subject"/>
    <w:basedOn w:val="CommentText"/>
    <w:next w:val="CommentText"/>
    <w:link w:val="CommentSubjectChar"/>
    <w:uiPriority w:val="99"/>
    <w:semiHidden/>
    <w:unhideWhenUsed/>
    <w:rsid w:val="00B60B75"/>
    <w:rPr>
      <w:b/>
      <w:bCs/>
    </w:rPr>
  </w:style>
  <w:style w:type="character" w:customStyle="1" w:styleId="CommentSubjectChar">
    <w:name w:val="Comment Subject Char"/>
    <w:basedOn w:val="CommentTextChar"/>
    <w:link w:val="CommentSubject"/>
    <w:uiPriority w:val="99"/>
    <w:semiHidden/>
    <w:rsid w:val="00B60B7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www.linkedin.com/in/docile-lono-9101621b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3B932-1F30-422B-B6D3-0C2F71DFA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143</Words>
  <Characters>923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Docile Shandojola Lono</dc:creator>
  <cp:keywords/>
  <dc:description/>
  <cp:lastModifiedBy>Seth Ricks</cp:lastModifiedBy>
  <cp:revision>2</cp:revision>
  <dcterms:created xsi:type="dcterms:W3CDTF">2025-08-06T15:48:00Z</dcterms:created>
  <dcterms:modified xsi:type="dcterms:W3CDTF">2025-08-06T15:48:00Z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a6da01eb-7f45-44bb-b413-fc7900f8bc80</vt:lpwstr>
  </property>
</Properties>
</file>