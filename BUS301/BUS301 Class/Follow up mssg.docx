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36AE957" w:rsidR="006B77ED" w:rsidRDefault="00425C38">
      <w:r>
        <w:t>Hello Mr</w:t>
      </w:r>
      <w:ins w:id="0" w:author="Seth Ricks" w:date="2025-08-08T12:56:00Z" w16du:dateUtc="2025-08-08T18:56:00Z">
        <w:r>
          <w:t>.</w:t>
        </w:r>
      </w:ins>
      <w:r>
        <w:t xml:space="preserve"> Amelio, </w:t>
      </w:r>
    </w:p>
    <w:p w14:paraId="00000002" w14:textId="77777777" w:rsidR="006B77ED" w:rsidRDefault="00425C38">
      <w:r>
        <w:t xml:space="preserve">     </w:t>
      </w:r>
    </w:p>
    <w:p w14:paraId="00000003" w14:textId="4E270984" w:rsidR="006B77ED" w:rsidRDefault="00425C38">
      <w:r>
        <w:t xml:space="preserve">     I hope you're doing well. Thank you for taking the time to meet with me. You mentioned the gap in my resume after high school before we moved on</w:t>
      </w:r>
      <w:ins w:id="1" w:author="Seth Ricks" w:date="2025-08-08T13:03:00Z" w16du:dateUtc="2025-08-08T19:03:00Z">
        <w:r>
          <w:t xml:space="preserve"> </w:t>
        </w:r>
      </w:ins>
      <w:r>
        <w:t xml:space="preserve">to other topics, I just wanted to explain! I served a </w:t>
      </w:r>
      <w:del w:id="2" w:author="Seth Ricks" w:date="2025-08-08T12:57:00Z" w16du:dateUtc="2025-08-08T18:57:00Z">
        <w:r w:rsidDel="00425C38">
          <w:delText>two year</w:delText>
        </w:r>
      </w:del>
      <w:ins w:id="3" w:author="Seth Ricks" w:date="2025-08-08T12:57:00Z" w16du:dateUtc="2025-08-08T18:57:00Z">
        <w:r>
          <w:t>two-year</w:t>
        </w:r>
      </w:ins>
      <w:r>
        <w:t xml:space="preserve"> volunteer mission for my church.</w:t>
      </w:r>
      <w:commentRangeStart w:id="4"/>
      <w:r>
        <w:t xml:space="preserve"> </w:t>
      </w:r>
      <w:r>
        <w:t>I</w:t>
      </w:r>
      <w:r>
        <w:t xml:space="preserve"> </w:t>
      </w:r>
      <w:commentRangeEnd w:id="4"/>
      <w:r>
        <w:rPr>
          <w:rStyle w:val="CommentReference"/>
        </w:rPr>
        <w:commentReference w:id="4"/>
      </w:r>
      <w:r>
        <w:t xml:space="preserve">went to Mexico to learn </w:t>
      </w:r>
      <w:r>
        <w:t>Spanish</w:t>
      </w:r>
      <w:ins w:id="5" w:author="Seth Ricks" w:date="2025-08-08T13:02:00Z" w16du:dateUtc="2025-08-08T19:02:00Z">
        <w:r>
          <w:t>,</w:t>
        </w:r>
      </w:ins>
      <w:r>
        <w:t xml:space="preserve"> </w:t>
      </w:r>
      <w:del w:id="6" w:author="Seth Ricks" w:date="2025-08-08T13:02:00Z" w16du:dateUtc="2025-08-08T19:02:00Z">
        <w:r w:rsidDel="00425C38">
          <w:delText xml:space="preserve">then </w:delText>
        </w:r>
      </w:del>
      <w:r>
        <w:t xml:space="preserve">served the people of </w:t>
      </w:r>
      <w:r>
        <w:t>Houston</w:t>
      </w:r>
      <w:r>
        <w:t xml:space="preserve"> and</w:t>
      </w:r>
      <w:r>
        <w:t xml:space="preserve"> taught the gospel. I'm excited at the prospect of working with and learning from you. If you have any further questions, I'm available at racerb10@gmail.com. </w:t>
      </w:r>
    </w:p>
    <w:p w14:paraId="00000004" w14:textId="77777777" w:rsidR="006B77ED" w:rsidRDefault="006B77ED"/>
    <w:p w14:paraId="00000005" w14:textId="77777777" w:rsidR="006B77ED" w:rsidRDefault="00425C38">
      <w:r>
        <w:t>Best Regards,</w:t>
      </w:r>
    </w:p>
    <w:p w14:paraId="00000006" w14:textId="77777777" w:rsidR="006B77ED" w:rsidRDefault="00425C38">
      <w:commentRangeStart w:id="7"/>
      <w:r>
        <w:t>Race McCune</w:t>
      </w:r>
      <w:commentRangeEnd w:id="7"/>
      <w:r>
        <w:rPr>
          <w:rStyle w:val="CommentReference"/>
        </w:rPr>
        <w:commentReference w:id="7"/>
      </w:r>
    </w:p>
    <w:sectPr w:rsidR="006B77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Seth Ricks" w:date="2025-08-08T13:05:00Z" w:initials="SR">
    <w:p w14:paraId="43D850A4" w14:textId="77777777" w:rsidR="00425C38" w:rsidRDefault="00425C38" w:rsidP="00425C38">
      <w:pPr>
        <w:pStyle w:val="CommentText"/>
      </w:pPr>
      <w:r>
        <w:rPr>
          <w:rStyle w:val="CommentReference"/>
        </w:rPr>
        <w:annotationRef/>
      </w:r>
      <w:r>
        <w:t xml:space="preserve">I turned this into a list instead of a run-on sentence. </w:t>
      </w:r>
    </w:p>
  </w:comment>
  <w:comment w:id="7" w:author="Seth Ricks" w:date="2025-08-08T13:00:00Z" w:initials="SR">
    <w:p w14:paraId="5792A916" w14:textId="1E547CB6" w:rsidR="00425C38" w:rsidRDefault="00425C38" w:rsidP="00425C38">
      <w:pPr>
        <w:pStyle w:val="CommentText"/>
      </w:pPr>
      <w:r>
        <w:rPr>
          <w:rStyle w:val="CommentReference"/>
        </w:rPr>
        <w:annotationRef/>
      </w:r>
      <w:r>
        <w:t xml:space="preserve">Looks great! I fixed a couple of small issues.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3D850A4" w15:done="0"/>
  <w15:commentEx w15:paraId="5792A9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F5FA7F" w16cex:dateUtc="2025-08-08T19:05:00Z"/>
  <w16cex:commentExtensible w16cex:durableId="1C0F201D" w16cex:dateUtc="2025-08-08T19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3D850A4" w16cid:durableId="32F5FA7F"/>
  <w16cid:commentId w16cid:paraId="5792A916" w16cid:durableId="1C0F20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eth Ricks">
    <w15:presenceInfo w15:providerId="Windows Live" w15:userId="f2cd5bde1dcad44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7ED"/>
    <w:rsid w:val="00425C38"/>
    <w:rsid w:val="00560452"/>
    <w:rsid w:val="006B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88497"/>
  <w15:docId w15:val="{7376BF46-0EF7-4DC7-99CA-91A50E8B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425C38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25C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5C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25C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C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5C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445</Characters>
  <Application>Microsoft Office Word</Application>
  <DocSecurity>0</DocSecurity>
  <Lines>10</Lines>
  <Paragraphs>5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Seth Ricks</dc:creator>
  <cp:lastModifiedBy>Seth Ricks</cp:lastModifiedBy>
  <cp:revision>2</cp:revision>
  <dcterms:created xsi:type="dcterms:W3CDTF">2025-08-08T19:05:00Z</dcterms:created>
  <dcterms:modified xsi:type="dcterms:W3CDTF">2025-08-08T19:05:00Z</dcterms:modified>
</cp:coreProperties>
</file>