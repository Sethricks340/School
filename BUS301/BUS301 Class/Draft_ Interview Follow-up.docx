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1055" w:rsidRDefault="00127F7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To: </w:t>
      </w:r>
      <w:hyperlink r:id="rId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Interviewer@gmail.com</w:t>
        </w:r>
      </w:hyperlink>
    </w:p>
    <w:p w14:paraId="00000002" w14:textId="77777777" w:rsidR="00921055" w:rsidRDefault="00127F7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From: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Hot21002@byui.edu</w:t>
        </w:r>
      </w:hyperlink>
    </w:p>
    <w:p w14:paraId="00000003" w14:textId="77777777" w:rsidR="00921055" w:rsidRDefault="00127F7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Subject: Interview Follow-up</w:t>
      </w:r>
    </w:p>
    <w:p w14:paraId="7037A33F" w14:textId="77777777" w:rsidR="00A427BF" w:rsidRDefault="00A427BF">
      <w:pPr>
        <w:spacing w:line="480" w:lineRule="auto"/>
        <w:rPr>
          <w:ins w:id="0" w:author="Seth Ricks" w:date="2025-08-08T13:07:00Z" w16du:dateUtc="2025-08-08T19:07:00Z"/>
          <w:rFonts w:ascii="Times New Roman" w:eastAsia="Times New Roman" w:hAnsi="Times New Roman" w:cs="Times New Roman"/>
          <w:sz w:val="24"/>
          <w:szCs w:val="24"/>
        </w:rPr>
      </w:pPr>
    </w:p>
    <w:p w14:paraId="00000004" w14:textId="5DC52C0C" w:rsidR="00921055" w:rsidRDefault="00127F7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Hiring Manager,</w:t>
      </w:r>
    </w:p>
    <w:p w14:paraId="00000005" w14:textId="77777777" w:rsidR="00921055" w:rsidRDefault="0092105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921055" w:rsidRDefault="00127F7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Allen Hoto. I interviewed for your reception supervisor position a few days ago. I enjoyed meeting you and learning more about the company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commentRangeStart w:id="1"/>
      <w:r>
        <w:rPr>
          <w:rFonts w:ascii="Times New Roman" w:eastAsia="Times New Roman" w:hAnsi="Times New Roman" w:cs="Times New Roman"/>
          <w:sz w:val="24"/>
          <w:szCs w:val="24"/>
        </w:rPr>
        <w:t xml:space="preserve">I finally have a set date that I can start working if you choose me for the role. </w:t>
      </w:r>
      <w:commentRangeEnd w:id="1"/>
      <w:r w:rsidR="00A427BF">
        <w:rPr>
          <w:rStyle w:val="CommentReference"/>
        </w:rPr>
        <w:commentReference w:id="1"/>
      </w:r>
      <w:r>
        <w:rPr>
          <w:rFonts w:ascii="Times New Roman" w:eastAsia="Times New Roman" w:hAnsi="Times New Roman" w:cs="Times New Roman"/>
          <w:sz w:val="24"/>
          <w:szCs w:val="24"/>
        </w:rPr>
        <w:t>I can start on Thursday, August 14th.</w:t>
      </w:r>
      <w:commentRangeStart w:id="2"/>
      <w:r>
        <w:rPr>
          <w:rFonts w:ascii="Times New Roman" w:eastAsia="Times New Roman" w:hAnsi="Times New Roman" w:cs="Times New Roman"/>
          <w:sz w:val="24"/>
          <w:szCs w:val="24"/>
        </w:rPr>
        <w:t xml:space="preserve"> I think </w:t>
      </w:r>
      <w:commentRangeEnd w:id="2"/>
      <w:r w:rsidR="00A427BF">
        <w:rPr>
          <w:rStyle w:val="CommentReference"/>
        </w:rPr>
        <w:commentReference w:id="2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it would be an amazing opportunity if I were taken for this job, your </w:t>
      </w:r>
      <w:commentRangeStart w:id="3"/>
      <w:r>
        <w:rPr>
          <w:rFonts w:ascii="Times New Roman" w:eastAsia="Times New Roman" w:hAnsi="Times New Roman" w:cs="Times New Roman"/>
          <w:sz w:val="24"/>
          <w:szCs w:val="24"/>
        </w:rPr>
        <w:t>guys’</w:t>
      </w:r>
      <w:commentRangeEnd w:id="3"/>
      <w:r w:rsidR="00A427BF">
        <w:rPr>
          <w:rStyle w:val="CommentReference"/>
        </w:rPr>
        <w:commentReference w:id="3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 ethic and goals directly align with what I’m looking for in a company. I hope that I left a great first impression in the interview, and I can’t wait to hear about your final decisions. Feel free to reach out to me if you need any additional information. My phone number is 215-509-9930, and my email is Hot21002@byui.edu.</w:t>
      </w:r>
    </w:p>
    <w:p w14:paraId="00000007" w14:textId="77777777" w:rsidR="00921055" w:rsidRDefault="0092105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921055" w:rsidRDefault="00127F7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Thanks,</w:t>
      </w:r>
    </w:p>
    <w:p w14:paraId="00000009" w14:textId="77777777" w:rsidR="00921055" w:rsidRDefault="00127F7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commentRangeStart w:id="4"/>
      <w:r>
        <w:rPr>
          <w:rFonts w:ascii="Times New Roman" w:eastAsia="Times New Roman" w:hAnsi="Times New Roman" w:cs="Times New Roman"/>
          <w:sz w:val="24"/>
          <w:szCs w:val="24"/>
        </w:rPr>
        <w:t>Allen</w:t>
      </w:r>
      <w:commentRangeEnd w:id="4"/>
      <w:r w:rsidR="00A427BF">
        <w:rPr>
          <w:rStyle w:val="CommentReference"/>
        </w:rPr>
        <w:commentReference w:id="4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Hoto</w:t>
      </w:r>
    </w:p>
    <w:p w14:paraId="0000000A" w14:textId="77777777" w:rsidR="00921055" w:rsidRDefault="0092105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210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eth Ricks" w:date="2025-08-08T13:09:00Z" w:initials="SR">
    <w:p w14:paraId="7DAB1F08" w14:textId="77777777" w:rsidR="00A427BF" w:rsidRDefault="00A427BF" w:rsidP="00A427BF">
      <w:pPr>
        <w:pStyle w:val="CommentText"/>
      </w:pPr>
      <w:r>
        <w:rPr>
          <w:rStyle w:val="CommentReference"/>
        </w:rPr>
        <w:annotationRef/>
      </w:r>
      <w:r>
        <w:t>This sounds like you’re selling yourself short. I would do something more confident like “I have looked over my schedule, and I can start on Thursday, August 14</w:t>
      </w:r>
      <w:r>
        <w:rPr>
          <w:vertAlign w:val="superscript"/>
        </w:rPr>
        <w:t>th</w:t>
      </w:r>
      <w:r>
        <w:t>.”</w:t>
      </w:r>
    </w:p>
  </w:comment>
  <w:comment w:id="2" w:author="Seth Ricks" w:date="2025-08-08T13:13:00Z" w:initials="SR">
    <w:p w14:paraId="51042156" w14:textId="77777777" w:rsidR="00A427BF" w:rsidRDefault="00A427BF" w:rsidP="00A427BF">
      <w:pPr>
        <w:pStyle w:val="CommentText"/>
      </w:pPr>
      <w:r>
        <w:rPr>
          <w:rStyle w:val="CommentReference"/>
        </w:rPr>
        <w:annotationRef/>
      </w:r>
      <w:r>
        <w:t>You’ve started a lot of sentences off with “I {verb}.” You could mix it up a little, perhaps in this case - “This position is a great opportunity…” etc</w:t>
      </w:r>
    </w:p>
  </w:comment>
  <w:comment w:id="3" w:author="Seth Ricks" w:date="2025-08-08T13:10:00Z" w:initials="SR">
    <w:p w14:paraId="5B4E9AB2" w14:textId="47E6A9D2" w:rsidR="00A427BF" w:rsidRDefault="00A427BF" w:rsidP="00A427BF">
      <w:pPr>
        <w:pStyle w:val="CommentText"/>
      </w:pPr>
      <w:r>
        <w:rPr>
          <w:rStyle w:val="CommentReference"/>
        </w:rPr>
        <w:annotationRef/>
      </w:r>
      <w:r>
        <w:t xml:space="preserve">This might be a bit too informal. I would maybe use ‘employees’ instead. But it’s up to you. Perhaps you know this person on a more personal level, but if not I would try to go more formal. </w:t>
      </w:r>
    </w:p>
  </w:comment>
  <w:comment w:id="4" w:author="Seth Ricks" w:date="2025-08-08T13:14:00Z" w:initials="SR">
    <w:p w14:paraId="13AE9D29" w14:textId="77777777" w:rsidR="00A427BF" w:rsidRDefault="00A427BF" w:rsidP="00A427BF">
      <w:pPr>
        <w:pStyle w:val="CommentText"/>
      </w:pPr>
      <w:r>
        <w:rPr>
          <w:rStyle w:val="CommentReference"/>
        </w:rPr>
        <w:annotationRef/>
      </w:r>
      <w:r>
        <w:t>Overall, looks great! I liked how you followed up with something from the interview, you were excited, and you included your contact info!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AB1F08" w15:done="0"/>
  <w15:commentEx w15:paraId="51042156" w15:done="0"/>
  <w15:commentEx w15:paraId="5B4E9AB2" w15:done="0"/>
  <w15:commentEx w15:paraId="13AE9D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0E964B" w16cex:dateUtc="2025-08-08T19:09:00Z"/>
  <w16cex:commentExtensible w16cex:durableId="1E5436FD" w16cex:dateUtc="2025-08-08T19:13:00Z"/>
  <w16cex:commentExtensible w16cex:durableId="12515A24" w16cex:dateUtc="2025-08-08T19:10:00Z"/>
  <w16cex:commentExtensible w16cex:durableId="5A682EF9" w16cex:dateUtc="2025-08-08T1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AB1F08" w16cid:durableId="640E964B"/>
  <w16cid:commentId w16cid:paraId="51042156" w16cid:durableId="1E5436FD"/>
  <w16cid:commentId w16cid:paraId="5B4E9AB2" w16cid:durableId="12515A24"/>
  <w16cid:commentId w16cid:paraId="13AE9D29" w16cid:durableId="5A682E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 Ricks">
    <w15:presenceInfo w15:providerId="Windows Live" w15:userId="f2cd5bde1dcad4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055"/>
    <w:rsid w:val="00127F71"/>
    <w:rsid w:val="008929EB"/>
    <w:rsid w:val="00921055"/>
    <w:rsid w:val="00A4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800E"/>
  <w15:docId w15:val="{6405C5C9-E8B6-46F8-94BE-FCED210B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A427BF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2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27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27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2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27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mailto:Hot21002@byui.ed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terviewer@gmail.com" TargetMode="Externa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Seth Ricks</dc:creator>
  <cp:lastModifiedBy>Seth Ricks</cp:lastModifiedBy>
  <cp:revision>2</cp:revision>
  <dcterms:created xsi:type="dcterms:W3CDTF">2025-08-08T19:16:00Z</dcterms:created>
  <dcterms:modified xsi:type="dcterms:W3CDTF">2025-08-08T19:16:00Z</dcterms:modified>
</cp:coreProperties>
</file>