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890E1" w14:textId="41D37052" w:rsidR="000D76C5" w:rsidRPr="00740546" w:rsidRDefault="000D76C5" w:rsidP="000D76C5">
      <w:pPr>
        <w:pStyle w:val="Title"/>
        <w:rPr>
          <w:ins w:id="0" w:author="Seth Ricks" w:date="2025-08-22T11:12:00Z" w16du:dateUtc="2025-08-22T17:12:00Z"/>
          <w:rFonts w:ascii="Times New Roman" w:eastAsia="Arial" w:hAnsi="Times New Roman" w:cs="Times New Roman"/>
        </w:rPr>
      </w:pPr>
      <w:commentRangeStart w:id="1"/>
      <w:ins w:id="2" w:author="Seth Ricks" w:date="2025-08-22T11:13:00Z" w16du:dateUtc="2025-08-22T17:13:00Z">
        <w:r>
          <w:rPr>
            <w:rFonts w:ascii="Times New Roman" w:eastAsia="Arial" w:hAnsi="Times New Roman" w:cs="Times New Roman"/>
          </w:rPr>
          <w:t>Title Placeholder</w:t>
        </w:r>
      </w:ins>
      <w:commentRangeEnd w:id="1"/>
      <w:ins w:id="3" w:author="Seth Ricks" w:date="2025-08-22T11:14:00Z" w16du:dateUtc="2025-08-22T17:14:00Z">
        <w:r>
          <w:rPr>
            <w:rStyle w:val="CommentReference"/>
            <w:rFonts w:asciiTheme="minorHAnsi" w:eastAsiaTheme="minorHAnsi" w:hAnsiTheme="minorHAnsi" w:cstheme="minorBidi"/>
            <w:spacing w:val="0"/>
            <w:kern w:val="2"/>
          </w:rPr>
          <w:commentReference w:id="1"/>
        </w:r>
      </w:ins>
    </w:p>
    <w:p w14:paraId="4EBAEBC4" w14:textId="77777777" w:rsidR="000D76C5" w:rsidRPr="00740546" w:rsidRDefault="000D76C5" w:rsidP="000D76C5">
      <w:pPr>
        <w:rPr>
          <w:ins w:id="4" w:author="Seth Ricks" w:date="2025-08-22T11:12:00Z" w16du:dateUtc="2025-08-22T17:12:00Z"/>
          <w:rFonts w:ascii="Times New Roman" w:eastAsia="Arial" w:hAnsi="Times New Roman" w:cs="Times New Roman"/>
          <w:color w:val="2D2D2D"/>
        </w:rPr>
      </w:pPr>
    </w:p>
    <w:p w14:paraId="73F3AAD9" w14:textId="1869E9DD" w:rsidR="000D76C5" w:rsidRPr="00740546" w:rsidRDefault="000D76C5" w:rsidP="000D76C5">
      <w:pPr>
        <w:rPr>
          <w:ins w:id="5" w:author="Seth Ricks" w:date="2025-08-22T11:12:00Z" w16du:dateUtc="2025-08-22T17:12:00Z"/>
          <w:rFonts w:ascii="Times New Roman" w:eastAsia="Arial" w:hAnsi="Times New Roman" w:cs="Times New Roman"/>
        </w:rPr>
      </w:pPr>
      <w:ins w:id="6" w:author="Seth Ricks" w:date="2025-08-22T11:13:00Z" w16du:dateUtc="2025-08-22T17:13:00Z">
        <w:r>
          <w:rPr>
            <w:rFonts w:ascii="Times New Roman" w:eastAsia="Arial" w:hAnsi="Times New Roman" w:cs="Times New Roman"/>
          </w:rPr>
          <w:t>Company Placeholder</w:t>
        </w:r>
      </w:ins>
    </w:p>
    <w:p w14:paraId="65EE2F35" w14:textId="34E95984" w:rsidR="000D76C5" w:rsidRPr="00740546" w:rsidRDefault="000D76C5" w:rsidP="000D76C5">
      <w:pPr>
        <w:rPr>
          <w:ins w:id="7" w:author="Seth Ricks" w:date="2025-08-22T11:12:00Z" w16du:dateUtc="2025-08-22T17:12:00Z"/>
          <w:rFonts w:ascii="Times New Roman" w:eastAsia="Arial" w:hAnsi="Times New Roman" w:cs="Times New Roman"/>
        </w:rPr>
      </w:pPr>
      <w:ins w:id="8" w:author="Seth Ricks" w:date="2025-08-22T11:12:00Z" w16du:dateUtc="2025-08-22T17:12:00Z">
        <w:r w:rsidRPr="00740546">
          <w:rPr>
            <w:rFonts w:ascii="Times New Roman" w:eastAsia="Arial" w:hAnsi="Times New Roman" w:cs="Times New Roman"/>
            <w:color w:val="2D2D2D"/>
          </w:rPr>
          <w:t xml:space="preserve">Prepared by: </w:t>
        </w:r>
      </w:ins>
      <w:ins w:id="9" w:author="Seth Ricks" w:date="2025-08-22T11:13:00Z" w16du:dateUtc="2025-08-22T17:13:00Z">
        <w:r>
          <w:rPr>
            <w:rFonts w:ascii="Times New Roman" w:eastAsia="Arial" w:hAnsi="Times New Roman" w:cs="Times New Roman"/>
            <w:color w:val="2D2D2D"/>
          </w:rPr>
          <w:t>Name Placeholder</w:t>
        </w:r>
      </w:ins>
    </w:p>
    <w:p w14:paraId="7D95DF23" w14:textId="624D7639" w:rsidR="000D76C5" w:rsidRPr="00740546" w:rsidRDefault="000D76C5" w:rsidP="000D76C5">
      <w:pPr>
        <w:rPr>
          <w:ins w:id="10" w:author="Seth Ricks" w:date="2025-08-22T11:12:00Z" w16du:dateUtc="2025-08-22T17:12:00Z"/>
          <w:rFonts w:ascii="Times New Roman" w:eastAsia="Arial" w:hAnsi="Times New Roman" w:cs="Times New Roman"/>
          <w:color w:val="2D2D2D"/>
        </w:rPr>
      </w:pPr>
      <w:ins w:id="11" w:author="Seth Ricks" w:date="2025-08-22T11:12:00Z" w16du:dateUtc="2025-08-22T17:12:00Z">
        <w:r w:rsidRPr="00740546">
          <w:rPr>
            <w:rFonts w:ascii="Times New Roman" w:eastAsia="Arial" w:hAnsi="Times New Roman" w:cs="Times New Roman"/>
            <w:color w:val="2D2D2D"/>
          </w:rPr>
          <w:t xml:space="preserve">Date: </w:t>
        </w:r>
      </w:ins>
      <w:ins w:id="12" w:author="Seth Ricks" w:date="2025-08-22T11:13:00Z" w16du:dateUtc="2025-08-22T17:13:00Z">
        <w:r>
          <w:rPr>
            <w:rFonts w:ascii="Times New Roman" w:eastAsia="Arial" w:hAnsi="Times New Roman" w:cs="Times New Roman"/>
            <w:color w:val="2D2D2D"/>
          </w:rPr>
          <w:t>dd/mm/</w:t>
        </w:r>
        <w:proofErr w:type="spellStart"/>
        <w:r>
          <w:rPr>
            <w:rFonts w:ascii="Times New Roman" w:eastAsia="Arial" w:hAnsi="Times New Roman" w:cs="Times New Roman"/>
            <w:color w:val="2D2D2D"/>
          </w:rPr>
          <w:t>yyyy</w:t>
        </w:r>
      </w:ins>
      <w:proofErr w:type="spellEnd"/>
    </w:p>
    <w:p w14:paraId="6BF10C78" w14:textId="77777777" w:rsidR="000D76C5" w:rsidRDefault="000D76C5">
      <w:pPr>
        <w:rPr>
          <w:ins w:id="13" w:author="Seth Ricks" w:date="2025-08-22T11:12:00Z" w16du:dateUtc="2025-08-22T17:12:00Z"/>
        </w:rPr>
      </w:pPr>
    </w:p>
    <w:p w14:paraId="5EE486E1" w14:textId="05D232BC" w:rsidR="004E0203" w:rsidRDefault="002D30C3" w:rsidP="000D76C5">
      <w:pPr>
        <w:ind w:firstLine="720"/>
        <w:pPrChange w:id="14" w:author="Seth Ricks" w:date="2025-08-22T11:15:00Z" w16du:dateUtc="2025-08-22T17:15:00Z">
          <w:pPr/>
        </w:pPrChange>
      </w:pPr>
      <w:commentRangeStart w:id="15"/>
      <w:r>
        <w:t>Moneta</w:t>
      </w:r>
      <w:commentRangeEnd w:id="15"/>
      <w:r w:rsidR="000D76C5">
        <w:rPr>
          <w:rStyle w:val="CommentReference"/>
        </w:rPr>
        <w:commentReference w:id="15"/>
      </w:r>
      <w:r>
        <w:t xml:space="preserve"> has consistently delivered value to its clients for many years and continues to grow because of adaptation. In this time of highly automated systems and artificial intelligence, it is time to begin to integrate systems that will save time for advisors. Under careful direction, AI can do the job of the advisor for the back-end work. Notes can be taken, client information can be entered into the CRM, and investment research can be done more easily and efficiently than if it was done by a human advisor. We must begin now to integrate AI into these systems. When mastered it will save time and money. </w:t>
      </w:r>
    </w:p>
    <w:p w14:paraId="5C0A33B6" w14:textId="5DB744C6" w:rsidR="002D30C3" w:rsidRDefault="002D30C3" w:rsidP="000D76C5">
      <w:pPr>
        <w:ind w:firstLine="720"/>
        <w:pPrChange w:id="16" w:author="Seth Ricks" w:date="2025-08-22T11:15:00Z" w16du:dateUtc="2025-08-22T17:15:00Z">
          <w:pPr/>
        </w:pPrChange>
      </w:pPr>
      <w:commentRangeStart w:id="17"/>
      <w:r>
        <w:t xml:space="preserve">We </w:t>
      </w:r>
      <w:commentRangeEnd w:id="17"/>
      <w:r w:rsidR="005C51E2">
        <w:rPr>
          <w:rStyle w:val="CommentReference"/>
        </w:rPr>
        <w:commentReference w:id="17"/>
      </w:r>
      <w:r>
        <w:t xml:space="preserve">must go about this carefully. There can be many issues that arise if this is not done correctly. Clients </w:t>
      </w:r>
      <w:ins w:id="18" w:author="Seth Ricks" w:date="2025-08-22T11:25:00Z" w16du:dateUtc="2025-08-22T17:25:00Z">
        <w:r w:rsidR="005C51E2">
          <w:t>m</w:t>
        </w:r>
      </w:ins>
      <w:r>
        <w:t xml:space="preserve">ay see an advisor not paying as much attention to them because they know that the meeting is getting recorded by AI. This can erode trust and cause the client to withhold information. It must be done in a tactful manner that communications transparency and genuine care. We must continue to deliver value that customers want in human interactions, otherwise they will have no reason to stay with us. They could get a completely automated AI advisor for a fraction of the cost. Artificial intelligence is to be a sidekick and not the main tool in financial planning. </w:t>
      </w:r>
    </w:p>
    <w:p w14:paraId="3514BA6F" w14:textId="60DE1B47" w:rsidR="000D76C5" w:rsidRDefault="002D30C3" w:rsidP="000D76C5">
      <w:pPr>
        <w:ind w:firstLine="720"/>
        <w:rPr>
          <w:ins w:id="19" w:author="Seth Ricks" w:date="2025-08-22T11:14:00Z" w16du:dateUtc="2025-08-22T17:14:00Z"/>
        </w:rPr>
        <w:pPrChange w:id="20" w:author="Seth Ricks" w:date="2025-08-22T11:15:00Z" w16du:dateUtc="2025-08-22T17:15:00Z">
          <w:pPr/>
        </w:pPrChange>
      </w:pPr>
      <w:commentRangeStart w:id="21"/>
      <w:r>
        <w:t xml:space="preserve">I recommend integrating AI systems for CRM, data entry, research, and meeting </w:t>
      </w:r>
      <w:r w:rsidR="00AA3F64">
        <w:t>notes</w:t>
      </w:r>
      <w:r>
        <w:t xml:space="preserve"> taking immediately</w:t>
      </w:r>
      <w:commentRangeEnd w:id="21"/>
      <w:r w:rsidR="005C51E2">
        <w:rPr>
          <w:rStyle w:val="CommentReference"/>
        </w:rPr>
        <w:commentReference w:id="21"/>
      </w:r>
      <w:r>
        <w:t xml:space="preserve">. This will </w:t>
      </w:r>
      <w:r w:rsidR="00AA3F64">
        <w:t>allow for more efficient systems and happier clients.</w:t>
      </w:r>
    </w:p>
    <w:p w14:paraId="43C95254" w14:textId="77777777" w:rsidR="000D76C5" w:rsidRDefault="000D76C5">
      <w:pPr>
        <w:rPr>
          <w:ins w:id="22" w:author="Seth Ricks" w:date="2025-08-22T11:14:00Z" w16du:dateUtc="2025-08-22T17:14:00Z"/>
        </w:rPr>
      </w:pPr>
      <w:ins w:id="23" w:author="Seth Ricks" w:date="2025-08-22T11:14:00Z" w16du:dateUtc="2025-08-22T17:14:00Z">
        <w:r>
          <w:br w:type="page"/>
        </w:r>
      </w:ins>
    </w:p>
    <w:p w14:paraId="13C0E1DB" w14:textId="77777777" w:rsidR="000D76C5" w:rsidRPr="00740546" w:rsidRDefault="000D76C5" w:rsidP="000D76C5">
      <w:pPr>
        <w:pStyle w:val="Heading3"/>
        <w:rPr>
          <w:ins w:id="24" w:author="Seth Ricks" w:date="2025-08-22T11:14:00Z" w16du:dateUtc="2025-08-22T17:14:00Z"/>
          <w:rFonts w:ascii="Times New Roman" w:hAnsi="Times New Roman" w:cs="Times New Roman"/>
        </w:rPr>
      </w:pPr>
      <w:commentRangeStart w:id="25"/>
      <w:ins w:id="26" w:author="Seth Ricks" w:date="2025-08-22T11:14:00Z" w16du:dateUtc="2025-08-22T17:14:00Z">
        <w:r w:rsidRPr="00740546">
          <w:rPr>
            <w:rFonts w:ascii="Times New Roman" w:hAnsi="Times New Roman" w:cs="Times New Roman"/>
          </w:rPr>
          <w:lastRenderedPageBreak/>
          <w:t>References</w:t>
        </w:r>
      </w:ins>
      <w:commentRangeEnd w:id="25"/>
      <w:ins w:id="27" w:author="Seth Ricks" w:date="2025-08-22T11:19:00Z" w16du:dateUtc="2025-08-22T17:19:00Z">
        <w:r>
          <w:rPr>
            <w:rStyle w:val="CommentReference"/>
            <w:rFonts w:eastAsiaTheme="minorHAnsi" w:cstheme="minorBidi"/>
            <w:color w:val="auto"/>
          </w:rPr>
          <w:commentReference w:id="25"/>
        </w:r>
      </w:ins>
    </w:p>
    <w:p w14:paraId="69A5573D" w14:textId="77777777" w:rsidR="000D76C5" w:rsidRPr="00740546" w:rsidRDefault="000D76C5" w:rsidP="000D76C5">
      <w:pPr>
        <w:rPr>
          <w:ins w:id="28" w:author="Seth Ricks" w:date="2025-08-22T11:14:00Z" w16du:dateUtc="2025-08-22T17:14:00Z"/>
          <w:rFonts w:ascii="Times New Roman" w:hAnsi="Times New Roman" w:cs="Times New Roman"/>
        </w:rPr>
      </w:pPr>
    </w:p>
    <w:p w14:paraId="33806CE3" w14:textId="3D24B242" w:rsidR="002D30C3" w:rsidRDefault="000D76C5">
      <w:ins w:id="29" w:author="Seth Ricks" w:date="2025-08-22T11:15:00Z" w16du:dateUtc="2025-08-22T17:15:00Z">
        <w:r>
          <w:rPr>
            <w:rFonts w:ascii="Times New Roman" w:eastAsia="Times New Roman" w:hAnsi="Times New Roman" w:cs="Times New Roman"/>
            <w:color w:val="000000"/>
          </w:rPr>
          <w:t>**APA formatted references here</w:t>
        </w:r>
      </w:ins>
    </w:p>
    <w:sectPr w:rsidR="002D30C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eth Ricks" w:date="2025-08-22T11:14:00Z" w:initials="SR">
    <w:p w14:paraId="3CCF93F7" w14:textId="77777777" w:rsidR="000D76C5" w:rsidRDefault="000D76C5" w:rsidP="000D76C5">
      <w:pPr>
        <w:pStyle w:val="CommentText"/>
      </w:pPr>
      <w:r>
        <w:rPr>
          <w:rStyle w:val="CommentReference"/>
        </w:rPr>
        <w:annotationRef/>
      </w:r>
      <w:r>
        <w:t xml:space="preserve">It’s a good idea to have a title and subtitles to help describe to the reader what this is. </w:t>
      </w:r>
    </w:p>
  </w:comment>
  <w:comment w:id="15" w:author="Seth Ricks" w:date="2025-08-22T11:21:00Z" w:initials="SR">
    <w:p w14:paraId="17277918" w14:textId="77777777" w:rsidR="000D76C5" w:rsidRDefault="000D76C5" w:rsidP="000D76C5">
      <w:pPr>
        <w:pStyle w:val="CommentText"/>
      </w:pPr>
      <w:r>
        <w:rPr>
          <w:rStyle w:val="CommentReference"/>
        </w:rPr>
        <w:annotationRef/>
      </w:r>
      <w:r>
        <w:t xml:space="preserve">As an outsider, I have no idea what you are talking about. I don’t know what Moneta is or what its product is. Since this is supposed to be an internal document, I don’t think it is the biggest deal. But the fact that I read your whole document and couldn’t pick up on who they are from context clues means that you probably need to revise it a bit. </w:t>
      </w:r>
    </w:p>
  </w:comment>
  <w:comment w:id="17" w:author="Seth Ricks" w:date="2025-08-22T11:24:00Z" w:initials="SR">
    <w:p w14:paraId="2145BBDA" w14:textId="77777777" w:rsidR="005C51E2" w:rsidRDefault="005C51E2" w:rsidP="005C51E2">
      <w:pPr>
        <w:pStyle w:val="CommentText"/>
      </w:pPr>
      <w:r>
        <w:rPr>
          <w:rStyle w:val="CommentReference"/>
        </w:rPr>
        <w:annotationRef/>
      </w:r>
      <w:r>
        <w:t xml:space="preserve">The use of ‘we’ and ‘I’ throughout your report makes this very subjective. I recommend replacing this with more objective phrases such as, “The integration of AI into customer relations services must be navigated with care, or studies show there will be consequences.” </w:t>
      </w:r>
    </w:p>
  </w:comment>
  <w:comment w:id="21" w:author="Seth Ricks" w:date="2025-08-22T11:26:00Z" w:initials="SR">
    <w:p w14:paraId="3C788909" w14:textId="77777777" w:rsidR="005C51E2" w:rsidRDefault="005C51E2" w:rsidP="005C51E2">
      <w:pPr>
        <w:pStyle w:val="CommentText"/>
      </w:pPr>
      <w:r>
        <w:rPr>
          <w:rStyle w:val="CommentReference"/>
        </w:rPr>
        <w:annotationRef/>
      </w:r>
      <w:r>
        <w:t xml:space="preserve">Overall, I think your recommendation is sound! </w:t>
      </w:r>
    </w:p>
  </w:comment>
  <w:comment w:id="25" w:author="Seth Ricks" w:date="2025-08-22T11:19:00Z" w:initials="SR">
    <w:p w14:paraId="711421B7" w14:textId="77777777" w:rsidR="00C06DCF" w:rsidRDefault="000D76C5" w:rsidP="00C06DCF">
      <w:pPr>
        <w:pStyle w:val="CommentText"/>
      </w:pPr>
      <w:r>
        <w:rPr>
          <w:rStyle w:val="CommentReference"/>
        </w:rPr>
        <w:annotationRef/>
      </w:r>
      <w:r w:rsidR="00C06DCF">
        <w:t>You didn’t include any references, or cite anything in your report. I recommend backing up your opinions with tangible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CF93F7" w15:done="0"/>
  <w15:commentEx w15:paraId="17277918" w15:done="0"/>
  <w15:commentEx w15:paraId="2145BBDA" w15:done="0"/>
  <w15:commentEx w15:paraId="3C788909" w15:done="0"/>
  <w15:commentEx w15:paraId="711421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AC2FCE" w16cex:dateUtc="2025-08-22T17:14:00Z"/>
  <w16cex:commentExtensible w16cex:durableId="3921306E" w16cex:dateUtc="2025-08-22T17:21:00Z"/>
  <w16cex:commentExtensible w16cex:durableId="38786AC2" w16cex:dateUtc="2025-08-22T17:24:00Z"/>
  <w16cex:commentExtensible w16cex:durableId="6A59E007" w16cex:dateUtc="2025-08-22T17:26:00Z"/>
  <w16cex:commentExtensible w16cex:durableId="0E95C953" w16cex:dateUtc="2025-08-22T1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CF93F7" w16cid:durableId="09AC2FCE"/>
  <w16cid:commentId w16cid:paraId="17277918" w16cid:durableId="3921306E"/>
  <w16cid:commentId w16cid:paraId="2145BBDA" w16cid:durableId="38786AC2"/>
  <w16cid:commentId w16cid:paraId="3C788909" w16cid:durableId="6A59E007"/>
  <w16cid:commentId w16cid:paraId="711421B7" w16cid:durableId="0E95C9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Ricks">
    <w15:presenceInfo w15:providerId="Windows Live" w15:userId="f2cd5bde1dcad4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C3"/>
    <w:rsid w:val="000D76C5"/>
    <w:rsid w:val="00123A12"/>
    <w:rsid w:val="002D30C3"/>
    <w:rsid w:val="003371E4"/>
    <w:rsid w:val="003918A9"/>
    <w:rsid w:val="004E0203"/>
    <w:rsid w:val="005C51E2"/>
    <w:rsid w:val="00AA3F64"/>
    <w:rsid w:val="00C06DCF"/>
    <w:rsid w:val="00F65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1C78D"/>
  <w15:chartTrackingRefBased/>
  <w15:docId w15:val="{D34A89FA-86A4-4976-B39D-4BC7218B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0C3"/>
    <w:rPr>
      <w:rFonts w:eastAsiaTheme="majorEastAsia" w:cstheme="majorBidi"/>
      <w:color w:val="272727" w:themeColor="text1" w:themeTint="D8"/>
    </w:rPr>
  </w:style>
  <w:style w:type="paragraph" w:styleId="Title">
    <w:name w:val="Title"/>
    <w:basedOn w:val="Normal"/>
    <w:next w:val="Normal"/>
    <w:link w:val="TitleChar"/>
    <w:uiPriority w:val="10"/>
    <w:qFormat/>
    <w:rsid w:val="002D3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0C3"/>
    <w:pPr>
      <w:spacing w:before="160"/>
      <w:jc w:val="center"/>
    </w:pPr>
    <w:rPr>
      <w:i/>
      <w:iCs/>
      <w:color w:val="404040" w:themeColor="text1" w:themeTint="BF"/>
    </w:rPr>
  </w:style>
  <w:style w:type="character" w:customStyle="1" w:styleId="QuoteChar">
    <w:name w:val="Quote Char"/>
    <w:basedOn w:val="DefaultParagraphFont"/>
    <w:link w:val="Quote"/>
    <w:uiPriority w:val="29"/>
    <w:rsid w:val="002D30C3"/>
    <w:rPr>
      <w:i/>
      <w:iCs/>
      <w:color w:val="404040" w:themeColor="text1" w:themeTint="BF"/>
    </w:rPr>
  </w:style>
  <w:style w:type="paragraph" w:styleId="ListParagraph">
    <w:name w:val="List Paragraph"/>
    <w:basedOn w:val="Normal"/>
    <w:uiPriority w:val="34"/>
    <w:qFormat/>
    <w:rsid w:val="002D30C3"/>
    <w:pPr>
      <w:ind w:left="720"/>
      <w:contextualSpacing/>
    </w:pPr>
  </w:style>
  <w:style w:type="character" w:styleId="IntenseEmphasis">
    <w:name w:val="Intense Emphasis"/>
    <w:basedOn w:val="DefaultParagraphFont"/>
    <w:uiPriority w:val="21"/>
    <w:qFormat/>
    <w:rsid w:val="002D30C3"/>
    <w:rPr>
      <w:i/>
      <w:iCs/>
      <w:color w:val="0F4761" w:themeColor="accent1" w:themeShade="BF"/>
    </w:rPr>
  </w:style>
  <w:style w:type="paragraph" w:styleId="IntenseQuote">
    <w:name w:val="Intense Quote"/>
    <w:basedOn w:val="Normal"/>
    <w:next w:val="Normal"/>
    <w:link w:val="IntenseQuoteChar"/>
    <w:uiPriority w:val="30"/>
    <w:qFormat/>
    <w:rsid w:val="002D3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0C3"/>
    <w:rPr>
      <w:i/>
      <w:iCs/>
      <w:color w:val="0F4761" w:themeColor="accent1" w:themeShade="BF"/>
    </w:rPr>
  </w:style>
  <w:style w:type="character" w:styleId="IntenseReference">
    <w:name w:val="Intense Reference"/>
    <w:basedOn w:val="DefaultParagraphFont"/>
    <w:uiPriority w:val="32"/>
    <w:qFormat/>
    <w:rsid w:val="002D30C3"/>
    <w:rPr>
      <w:b/>
      <w:bCs/>
      <w:smallCaps/>
      <w:color w:val="0F4761" w:themeColor="accent1" w:themeShade="BF"/>
      <w:spacing w:val="5"/>
    </w:rPr>
  </w:style>
  <w:style w:type="paragraph" w:styleId="Revision">
    <w:name w:val="Revision"/>
    <w:hidden/>
    <w:uiPriority w:val="99"/>
    <w:semiHidden/>
    <w:rsid w:val="000D76C5"/>
    <w:pPr>
      <w:spacing w:after="0" w:line="240" w:lineRule="auto"/>
    </w:pPr>
  </w:style>
  <w:style w:type="character" w:styleId="CommentReference">
    <w:name w:val="annotation reference"/>
    <w:basedOn w:val="DefaultParagraphFont"/>
    <w:uiPriority w:val="99"/>
    <w:semiHidden/>
    <w:unhideWhenUsed/>
    <w:rsid w:val="000D76C5"/>
    <w:rPr>
      <w:sz w:val="16"/>
      <w:szCs w:val="16"/>
    </w:rPr>
  </w:style>
  <w:style w:type="paragraph" w:styleId="CommentText">
    <w:name w:val="annotation text"/>
    <w:basedOn w:val="Normal"/>
    <w:link w:val="CommentTextChar"/>
    <w:uiPriority w:val="99"/>
    <w:unhideWhenUsed/>
    <w:rsid w:val="000D76C5"/>
    <w:pPr>
      <w:spacing w:line="240" w:lineRule="auto"/>
    </w:pPr>
    <w:rPr>
      <w:sz w:val="20"/>
      <w:szCs w:val="20"/>
    </w:rPr>
  </w:style>
  <w:style w:type="character" w:customStyle="1" w:styleId="CommentTextChar">
    <w:name w:val="Comment Text Char"/>
    <w:basedOn w:val="DefaultParagraphFont"/>
    <w:link w:val="CommentText"/>
    <w:uiPriority w:val="99"/>
    <w:rsid w:val="000D76C5"/>
    <w:rPr>
      <w:sz w:val="20"/>
      <w:szCs w:val="20"/>
    </w:rPr>
  </w:style>
  <w:style w:type="paragraph" w:styleId="CommentSubject">
    <w:name w:val="annotation subject"/>
    <w:basedOn w:val="CommentText"/>
    <w:next w:val="CommentText"/>
    <w:link w:val="CommentSubjectChar"/>
    <w:uiPriority w:val="99"/>
    <w:semiHidden/>
    <w:unhideWhenUsed/>
    <w:rsid w:val="000D76C5"/>
    <w:rPr>
      <w:b/>
      <w:bCs/>
    </w:rPr>
  </w:style>
  <w:style w:type="character" w:customStyle="1" w:styleId="CommentSubjectChar">
    <w:name w:val="Comment Subject Char"/>
    <w:basedOn w:val="CommentTextChar"/>
    <w:link w:val="CommentSubject"/>
    <w:uiPriority w:val="99"/>
    <w:semiHidden/>
    <w:rsid w:val="000D76C5"/>
    <w:rPr>
      <w:b/>
      <w:bCs/>
      <w:sz w:val="20"/>
      <w:szCs w:val="20"/>
    </w:rPr>
  </w:style>
  <w:style w:type="character" w:styleId="Hyperlink">
    <w:name w:val="Hyperlink"/>
    <w:basedOn w:val="DefaultParagraphFont"/>
    <w:uiPriority w:val="99"/>
    <w:unhideWhenUsed/>
    <w:rsid w:val="000D76C5"/>
    <w:rPr>
      <w:color w:val="467886" w:themeColor="hyperlink"/>
      <w:u w:val="single"/>
    </w:rPr>
  </w:style>
  <w:style w:type="character" w:styleId="Strong">
    <w:name w:val="Strong"/>
    <w:basedOn w:val="DefaultParagraphFont"/>
    <w:uiPriority w:val="22"/>
    <w:qFormat/>
    <w:rsid w:val="000D76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Hobbs, Aiden</dc:creator>
  <cp:keywords/>
  <dc:description/>
  <cp:lastModifiedBy>Seth Ricks</cp:lastModifiedBy>
  <cp:revision>3</cp:revision>
  <dcterms:created xsi:type="dcterms:W3CDTF">2025-08-22T17:27:00Z</dcterms:created>
  <dcterms:modified xsi:type="dcterms:W3CDTF">2025-08-22T17:27:00Z</dcterms:modified>
</cp:coreProperties>
</file>