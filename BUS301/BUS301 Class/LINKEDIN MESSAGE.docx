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443CB" w14:textId="77777777" w:rsidR="005E5D54" w:rsidRDefault="005E5D54"/>
    <w:p w14:paraId="29AEE336" w14:textId="103386E0" w:rsidR="005E5D54" w:rsidRPr="00B661D0" w:rsidRDefault="00B661D0">
      <w:pPr>
        <w:rPr>
          <w:rFonts w:ascii="Times New Roman" w:hAnsi="Times New Roman" w:cs="Times New Roman"/>
        </w:rPr>
      </w:pPr>
      <w:r>
        <w:t xml:space="preserve">        </w:t>
      </w:r>
      <w:r w:rsidR="002A68D6" w:rsidRPr="00B661D0">
        <w:rPr>
          <w:rFonts w:ascii="Times New Roman" w:hAnsi="Times New Roman" w:cs="Times New Roman"/>
        </w:rPr>
        <w:t xml:space="preserve">Dear </w:t>
      </w:r>
      <w:commentRangeStart w:id="0"/>
      <w:r w:rsidR="002A68D6" w:rsidRPr="00B661D0">
        <w:rPr>
          <w:rFonts w:ascii="Times New Roman" w:hAnsi="Times New Roman" w:cs="Times New Roman"/>
        </w:rPr>
        <w:t>Dominic,</w:t>
      </w:r>
      <w:commentRangeEnd w:id="0"/>
      <w:r w:rsidR="00FF4015">
        <w:rPr>
          <w:rStyle w:val="CommentReference"/>
        </w:rPr>
        <w:commentReference w:id="0"/>
      </w:r>
    </w:p>
    <w:p w14:paraId="42CF0156" w14:textId="665730A1" w:rsidR="006E1E8E" w:rsidRPr="00B661D0" w:rsidRDefault="00B661D0" w:rsidP="00B661D0">
      <w:pPr>
        <w:spacing w:line="360" w:lineRule="auto"/>
        <w:jc w:val="both"/>
        <w:rPr>
          <w:rFonts w:ascii="Times New Roman" w:hAnsi="Times New Roman" w:cs="Times New Roman"/>
          <w:color w:val="172B4D"/>
          <w:shd w:val="clear" w:color="auto" w:fill="FFFFFF"/>
        </w:rPr>
      </w:pPr>
      <w:r>
        <w:rPr>
          <w:rFonts w:ascii="Times New Roman" w:hAnsi="Times New Roman" w:cs="Times New Roman"/>
          <w:color w:val="172B4D"/>
          <w:shd w:val="clear" w:color="auto" w:fill="FFFFFF"/>
        </w:rPr>
        <w:t xml:space="preserve">      </w:t>
      </w:r>
      <w:r w:rsidR="002A68D6" w:rsidRPr="00B661D0">
        <w:rPr>
          <w:rFonts w:ascii="Times New Roman" w:hAnsi="Times New Roman" w:cs="Times New Roman"/>
          <w:color w:val="172B4D"/>
          <w:shd w:val="clear" w:color="auto" w:fill="FFFFFF"/>
        </w:rPr>
        <w:t xml:space="preserve">I hope you're doing well. I was happy to meet you at the career fair and </w:t>
      </w:r>
      <w:r w:rsidRPr="00B661D0">
        <w:rPr>
          <w:rFonts w:ascii="Times New Roman" w:hAnsi="Times New Roman" w:cs="Times New Roman"/>
          <w:color w:val="172B4D"/>
          <w:shd w:val="clear" w:color="auto" w:fill="FFFFFF"/>
        </w:rPr>
        <w:t>learn</w:t>
      </w:r>
      <w:r w:rsidR="002A68D6" w:rsidRPr="00B661D0">
        <w:rPr>
          <w:rFonts w:ascii="Times New Roman" w:hAnsi="Times New Roman" w:cs="Times New Roman"/>
          <w:color w:val="172B4D"/>
          <w:shd w:val="clear" w:color="auto" w:fill="FFFFFF"/>
        </w:rPr>
        <w:t xml:space="preserve"> more about Spartan and its role in the construction industry. I’m a senior student studying virtual design and construction. </w:t>
      </w:r>
      <w:commentRangeStart w:id="1"/>
      <w:r w:rsidR="002A68D6" w:rsidRPr="00B661D0">
        <w:rPr>
          <w:rFonts w:ascii="Times New Roman" w:hAnsi="Times New Roman" w:cs="Times New Roman"/>
          <w:color w:val="172B4D"/>
          <w:shd w:val="clear" w:color="auto" w:fill="FFFFFF"/>
        </w:rPr>
        <w:t>I’d</w:t>
      </w:r>
      <w:commentRangeEnd w:id="1"/>
      <w:r w:rsidR="00FF4015">
        <w:rPr>
          <w:rStyle w:val="CommentReference"/>
        </w:rPr>
        <w:commentReference w:id="1"/>
      </w:r>
      <w:r w:rsidR="002A68D6" w:rsidRPr="00B661D0">
        <w:rPr>
          <w:rFonts w:ascii="Times New Roman" w:hAnsi="Times New Roman" w:cs="Times New Roman"/>
          <w:color w:val="172B4D"/>
          <w:shd w:val="clear" w:color="auto" w:fill="FFFFFF"/>
        </w:rPr>
        <w:t xml:space="preserve"> appreciate the opportunity to connect</w:t>
      </w:r>
      <w:r w:rsidRPr="00B661D0">
        <w:rPr>
          <w:rFonts w:ascii="Times New Roman" w:hAnsi="Times New Roman" w:cs="Times New Roman"/>
          <w:color w:val="172B4D"/>
          <w:shd w:val="clear" w:color="auto" w:fill="FFFFFF"/>
        </w:rPr>
        <w:t>,</w:t>
      </w:r>
      <w:r w:rsidR="002A68D6" w:rsidRPr="00B661D0">
        <w:rPr>
          <w:rFonts w:ascii="Times New Roman" w:hAnsi="Times New Roman" w:cs="Times New Roman"/>
          <w:color w:val="172B4D"/>
          <w:shd w:val="clear" w:color="auto" w:fill="FFFFFF"/>
        </w:rPr>
        <w:t xml:space="preserve"> learn from your experience</w:t>
      </w:r>
      <w:r w:rsidRPr="00B661D0">
        <w:rPr>
          <w:rFonts w:ascii="Times New Roman" w:hAnsi="Times New Roman" w:cs="Times New Roman"/>
          <w:color w:val="172B4D"/>
          <w:shd w:val="clear" w:color="auto" w:fill="FFFFFF"/>
        </w:rPr>
        <w:t>,</w:t>
      </w:r>
      <w:r w:rsidR="002A68D6" w:rsidRPr="00B661D0">
        <w:rPr>
          <w:rFonts w:ascii="Times New Roman" w:hAnsi="Times New Roman" w:cs="Times New Roman"/>
          <w:color w:val="172B4D"/>
          <w:shd w:val="clear" w:color="auto" w:fill="FFFFFF"/>
        </w:rPr>
        <w:t xml:space="preserve"> and stay informed about your company</w:t>
      </w:r>
      <w:ins w:id="2" w:author="Seth Ricks" w:date="2025-08-06T21:37:00Z" w16du:dateUtc="2025-08-07T03:37:00Z">
        <w:r w:rsidR="00FF4015">
          <w:rPr>
            <w:rFonts w:ascii="Times New Roman" w:hAnsi="Times New Roman" w:cs="Times New Roman"/>
            <w:color w:val="172B4D"/>
            <w:shd w:val="clear" w:color="auto" w:fill="FFFFFF"/>
          </w:rPr>
          <w:t>. I am interested in Spartan because of how</w:t>
        </w:r>
      </w:ins>
      <w:del w:id="3" w:author="Seth Ricks" w:date="2025-08-06T21:37:00Z" w16du:dateUtc="2025-08-07T03:37:00Z">
        <w:r w:rsidRPr="00B661D0" w:rsidDel="00FF4015">
          <w:rPr>
            <w:rFonts w:ascii="Times New Roman" w:hAnsi="Times New Roman" w:cs="Times New Roman"/>
            <w:color w:val="172B4D"/>
            <w:shd w:val="clear" w:color="auto" w:fill="FFFFFF"/>
          </w:rPr>
          <w:delText>,</w:delText>
        </w:r>
        <w:r w:rsidR="002A68D6" w:rsidRPr="00B661D0" w:rsidDel="00FF4015">
          <w:rPr>
            <w:rFonts w:ascii="Times New Roman" w:hAnsi="Times New Roman" w:cs="Times New Roman"/>
            <w:color w:val="172B4D"/>
            <w:shd w:val="clear" w:color="auto" w:fill="FFFFFF"/>
          </w:rPr>
          <w:delText xml:space="preserve"> </w:delText>
        </w:r>
        <w:r w:rsidR="000270A5" w:rsidDel="00FF4015">
          <w:rPr>
            <w:rFonts w:ascii="Times New Roman" w:hAnsi="Times New Roman" w:cs="Times New Roman"/>
            <w:color w:val="172B4D"/>
            <w:shd w:val="clear" w:color="auto" w:fill="FFFFFF"/>
          </w:rPr>
          <w:delText>as</w:delText>
        </w:r>
      </w:del>
      <w:r w:rsidR="000270A5">
        <w:rPr>
          <w:rFonts w:ascii="Times New Roman" w:hAnsi="Times New Roman" w:cs="Times New Roman"/>
          <w:color w:val="172B4D"/>
          <w:shd w:val="clear" w:color="auto" w:fill="FFFFFF"/>
        </w:rPr>
        <w:t xml:space="preserve"> it operates in the construction mining field, </w:t>
      </w:r>
      <w:ins w:id="4" w:author="Seth Ricks" w:date="2025-08-06T21:38:00Z" w16du:dateUtc="2025-08-07T03:38:00Z">
        <w:r w:rsidR="00FF4015">
          <w:rPr>
            <w:rFonts w:ascii="Times New Roman" w:hAnsi="Times New Roman" w:cs="Times New Roman"/>
            <w:color w:val="172B4D"/>
            <w:shd w:val="clear" w:color="auto" w:fill="FFFFFF"/>
          </w:rPr>
          <w:t xml:space="preserve">which is </w:t>
        </w:r>
      </w:ins>
      <w:r w:rsidR="000270A5">
        <w:rPr>
          <w:rFonts w:ascii="Times New Roman" w:hAnsi="Times New Roman" w:cs="Times New Roman"/>
          <w:color w:val="172B4D"/>
          <w:shd w:val="clear" w:color="auto" w:fill="FFFFFF"/>
        </w:rPr>
        <w:t>an area that interests me</w:t>
      </w:r>
      <w:commentRangeStart w:id="5"/>
      <w:ins w:id="6" w:author="Seth Ricks" w:date="2025-08-06T21:38:00Z" w16du:dateUtc="2025-08-07T03:38:00Z">
        <w:r w:rsidR="00FF4015">
          <w:rPr>
            <w:rFonts w:ascii="Times New Roman" w:hAnsi="Times New Roman" w:cs="Times New Roman"/>
            <w:color w:val="172B4D"/>
            <w:shd w:val="clear" w:color="auto" w:fill="FFFFFF"/>
          </w:rPr>
          <w:t xml:space="preserve">. </w:t>
        </w:r>
      </w:ins>
      <w:del w:id="7" w:author="Seth Ricks" w:date="2025-08-06T21:38:00Z" w16du:dateUtc="2025-08-07T03:38:00Z">
        <w:r w:rsidR="000270A5" w:rsidDel="00FF4015">
          <w:rPr>
            <w:rFonts w:ascii="Times New Roman" w:hAnsi="Times New Roman" w:cs="Times New Roman"/>
            <w:color w:val="172B4D"/>
            <w:shd w:val="clear" w:color="auto" w:fill="FFFFFF"/>
          </w:rPr>
          <w:delText xml:space="preserve"> and where I would like to work and contribute </w:delText>
        </w:r>
        <w:r w:rsidRPr="00B661D0" w:rsidDel="00FF4015">
          <w:rPr>
            <w:rFonts w:ascii="Times New Roman" w:hAnsi="Times New Roman" w:cs="Times New Roman"/>
            <w:color w:val="172B4D"/>
            <w:shd w:val="clear" w:color="auto" w:fill="FFFFFF"/>
          </w:rPr>
          <w:delText>soon</w:delText>
        </w:r>
        <w:r w:rsidR="002A68D6" w:rsidRPr="00B661D0" w:rsidDel="00FF4015">
          <w:rPr>
            <w:rFonts w:ascii="Times New Roman" w:hAnsi="Times New Roman" w:cs="Times New Roman"/>
            <w:color w:val="172B4D"/>
            <w:shd w:val="clear" w:color="auto" w:fill="FFFFFF"/>
          </w:rPr>
          <w:delText>.</w:delText>
        </w:r>
        <w:r w:rsidRPr="00B661D0" w:rsidDel="00FF4015">
          <w:rPr>
            <w:rFonts w:ascii="Times New Roman" w:hAnsi="Times New Roman" w:cs="Times New Roman"/>
            <w:color w:val="172B4D"/>
            <w:shd w:val="clear" w:color="auto" w:fill="FFFFFF"/>
          </w:rPr>
          <w:delText xml:space="preserve"> </w:delText>
        </w:r>
      </w:del>
      <w:commentRangeEnd w:id="5"/>
      <w:r w:rsidR="00FF4015">
        <w:rPr>
          <w:rStyle w:val="CommentReference"/>
        </w:rPr>
        <w:commentReference w:id="5"/>
      </w:r>
    </w:p>
    <w:p w14:paraId="39166CFE" w14:textId="77777777" w:rsidR="00B661D0" w:rsidRDefault="00B661D0">
      <w:pPr>
        <w:rPr>
          <w:rFonts w:ascii="Open Sans" w:hAnsi="Open Sans" w:cs="Open Sans"/>
          <w:color w:val="172B4D"/>
          <w:shd w:val="clear" w:color="auto" w:fill="FFFFFF"/>
        </w:rPr>
      </w:pPr>
    </w:p>
    <w:sectPr w:rsidR="00B66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th Ricks" w:date="2025-08-06T21:39:00Z" w:initials="SR">
    <w:p w14:paraId="1408E7D5" w14:textId="77777777" w:rsidR="00FF4015" w:rsidRDefault="00FF4015" w:rsidP="00FF4015">
      <w:pPr>
        <w:pStyle w:val="CommentText"/>
      </w:pPr>
      <w:r>
        <w:rPr>
          <w:rStyle w:val="CommentReference"/>
        </w:rPr>
        <w:annotationRef/>
      </w:r>
      <w:r>
        <w:t>Overall I think you did really good on this. Something you might want to include is actually asking to connect, because that is why you are sending this message.</w:t>
      </w:r>
    </w:p>
  </w:comment>
  <w:comment w:id="1" w:author="Seth Ricks" w:date="2025-08-06T21:39:00Z" w:initials="SR">
    <w:p w14:paraId="73125C27" w14:textId="454CF6DB" w:rsidR="00FF4015" w:rsidRDefault="00FF4015" w:rsidP="00FF4015">
      <w:pPr>
        <w:pStyle w:val="CommentText"/>
      </w:pPr>
      <w:r>
        <w:rPr>
          <w:rStyle w:val="CommentReference"/>
        </w:rPr>
        <w:annotationRef/>
      </w:r>
      <w:r>
        <w:t xml:space="preserve">This sentence was a run-on, I split it into two. </w:t>
      </w:r>
    </w:p>
  </w:comment>
  <w:comment w:id="5" w:author="Seth Ricks" w:date="2025-08-06T21:38:00Z" w:initials="SR">
    <w:p w14:paraId="46EA308C" w14:textId="2EE2863C" w:rsidR="00FF4015" w:rsidRDefault="00FF4015" w:rsidP="00FF4015">
      <w:pPr>
        <w:pStyle w:val="CommentText"/>
      </w:pPr>
      <w:r>
        <w:rPr>
          <w:rStyle w:val="CommentReference"/>
        </w:rPr>
        <w:annotationRef/>
      </w:r>
      <w:r>
        <w:t xml:space="preserve">I don’t think you need this part, saying it interests you implies that you want to work there.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08E7D5" w15:done="0"/>
  <w15:commentEx w15:paraId="73125C27" w15:done="0"/>
  <w15:commentEx w15:paraId="46EA308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DF5E21" w16cex:dateUtc="2025-08-07T03:39:00Z"/>
  <w16cex:commentExtensible w16cex:durableId="5E9FE36A" w16cex:dateUtc="2025-08-07T03:39:00Z"/>
  <w16cex:commentExtensible w16cex:durableId="5CF4A5E2" w16cex:dateUtc="2025-08-07T03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08E7D5" w16cid:durableId="4EDF5E21"/>
  <w16cid:commentId w16cid:paraId="73125C27" w16cid:durableId="5E9FE36A"/>
  <w16cid:commentId w16cid:paraId="46EA308C" w16cid:durableId="5CF4A5E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th Ricks">
    <w15:presenceInfo w15:providerId="Windows Live" w15:userId="f2cd5bde1dcad44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F2"/>
    <w:rsid w:val="000270A5"/>
    <w:rsid w:val="000713A1"/>
    <w:rsid w:val="002A68D6"/>
    <w:rsid w:val="003644E5"/>
    <w:rsid w:val="003A30DC"/>
    <w:rsid w:val="005948F2"/>
    <w:rsid w:val="005E5D54"/>
    <w:rsid w:val="006B0A3F"/>
    <w:rsid w:val="006E1E8E"/>
    <w:rsid w:val="00B5399A"/>
    <w:rsid w:val="00B661D0"/>
    <w:rsid w:val="00E84067"/>
    <w:rsid w:val="00FF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4C5472"/>
  <w15:chartTrackingRefBased/>
  <w15:docId w15:val="{9A4F9F2F-E784-473F-BED7-3234D64B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8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1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61D0"/>
    <w:rPr>
      <w:b/>
      <w:bCs/>
    </w:rPr>
  </w:style>
  <w:style w:type="paragraph" w:styleId="Revision">
    <w:name w:val="Revision"/>
    <w:hidden/>
    <w:uiPriority w:val="99"/>
    <w:semiHidden/>
    <w:rsid w:val="00FF401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F40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40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40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40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401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8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cc8f523-635c-4c7a-9149-b75f538bc6cc}" enabled="0" method="" siteId="{acc8f523-635c-4c7a-9149-b75f538bc6c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Docile Shandojola Lono</dc:creator>
  <cp:keywords/>
  <dc:description/>
  <cp:lastModifiedBy>Seth Ricks</cp:lastModifiedBy>
  <cp:revision>2</cp:revision>
  <dcterms:created xsi:type="dcterms:W3CDTF">2025-08-07T03:40:00Z</dcterms:created>
  <dcterms:modified xsi:type="dcterms:W3CDTF">2025-08-07T03:40:00Z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d649c7b3-6368-40ad-820f-05f072f7e38f</vt:lpwstr>
  </property>
</Properties>
</file>