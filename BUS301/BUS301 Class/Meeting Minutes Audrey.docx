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7BDE" w:rsidRDefault="00EB7BDE">
      <w:pPr>
        <w:rPr>
          <w:sz w:val="24"/>
          <w:szCs w:val="24"/>
        </w:rPr>
      </w:pPr>
    </w:p>
    <w:p w14:paraId="00000002" w14:textId="77777777" w:rsidR="00EB7BDE" w:rsidRDefault="002604FF">
      <w:pPr>
        <w:jc w:val="center"/>
        <w:rPr>
          <w:sz w:val="24"/>
          <w:szCs w:val="24"/>
        </w:rPr>
      </w:pPr>
      <w:commentRangeStart w:id="0"/>
      <w:r>
        <w:rPr>
          <w:b/>
          <w:sz w:val="24"/>
          <w:szCs w:val="24"/>
        </w:rPr>
        <w:t>Zoom Class Meeting</w:t>
      </w:r>
      <w:commentRangeEnd w:id="0"/>
      <w:r w:rsidR="00D40F0C">
        <w:rPr>
          <w:rStyle w:val="CommentReference"/>
        </w:rPr>
        <w:commentReference w:id="0"/>
      </w:r>
    </w:p>
    <w:p w14:paraId="00000003" w14:textId="77777777" w:rsidR="00EB7BDE" w:rsidRDefault="002604FF">
      <w:pPr>
        <w:rPr>
          <w:sz w:val="24"/>
          <w:szCs w:val="24"/>
        </w:rPr>
      </w:pPr>
      <w:r>
        <w:rPr>
          <w:sz w:val="24"/>
          <w:szCs w:val="24"/>
        </w:rPr>
        <w:t>Audrey Howard</w:t>
      </w:r>
    </w:p>
    <w:p w14:paraId="00000004" w14:textId="77777777" w:rsidR="00EB7BDE" w:rsidRDefault="002604FF">
      <w:pPr>
        <w:rPr>
          <w:sz w:val="24"/>
          <w:szCs w:val="24"/>
        </w:rPr>
      </w:pPr>
      <w:r>
        <w:rPr>
          <w:sz w:val="24"/>
          <w:szCs w:val="24"/>
        </w:rPr>
        <w:t xml:space="preserve">August 19th, </w:t>
      </w:r>
      <w:proofErr w:type="gramStart"/>
      <w:r>
        <w:rPr>
          <w:sz w:val="24"/>
          <w:szCs w:val="24"/>
        </w:rPr>
        <w:t>2025</w:t>
      </w:r>
      <w:proofErr w:type="gramEnd"/>
      <w:r>
        <w:rPr>
          <w:sz w:val="24"/>
          <w:szCs w:val="24"/>
        </w:rPr>
        <w:t xml:space="preserve"> 10:01</w:t>
      </w:r>
    </w:p>
    <w:p w14:paraId="00000005" w14:textId="232A550A" w:rsidR="00EB7BDE" w:rsidRDefault="002604FF">
      <w:pPr>
        <w:rPr>
          <w:sz w:val="24"/>
          <w:szCs w:val="24"/>
        </w:rPr>
      </w:pPr>
      <w:r>
        <w:rPr>
          <w:sz w:val="24"/>
          <w:szCs w:val="24"/>
        </w:rPr>
        <w:t>Attendees: Brother Patterson and</w:t>
      </w:r>
      <w:ins w:id="1" w:author="Seth Ricks" w:date="2025-08-20T11:17:00Z" w16du:dateUtc="2025-08-20T17:17:00Z">
        <w:r w:rsidR="00D40F0C">
          <w:rPr>
            <w:sz w:val="24"/>
            <w:szCs w:val="24"/>
          </w:rPr>
          <w:t xml:space="preserve"> students</w:t>
        </w:r>
      </w:ins>
      <w:del w:id="2" w:author="Seth Ricks" w:date="2025-08-20T11:17:00Z" w16du:dateUtc="2025-08-20T17:17:00Z">
        <w:r w:rsidDel="00D40F0C">
          <w:rPr>
            <w:sz w:val="24"/>
            <w:szCs w:val="24"/>
          </w:rPr>
          <w:delText xml:space="preserve"> attendees</w:delText>
        </w:r>
      </w:del>
      <w:r>
        <w:rPr>
          <w:sz w:val="24"/>
          <w:szCs w:val="24"/>
        </w:rPr>
        <w:t xml:space="preserve"> of Business 301</w:t>
      </w:r>
    </w:p>
    <w:p w14:paraId="00000006" w14:textId="77777777" w:rsidR="00EB7BDE" w:rsidRDefault="002604FF">
      <w:pPr>
        <w:rPr>
          <w:sz w:val="24"/>
          <w:szCs w:val="24"/>
        </w:rPr>
      </w:pPr>
      <w:r>
        <w:rPr>
          <w:sz w:val="24"/>
          <w:szCs w:val="24"/>
        </w:rPr>
        <w:t>Next Meeting: Tuesday August 26th at 8pm via Zoom</w:t>
      </w:r>
    </w:p>
    <w:p w14:paraId="00000007" w14:textId="77777777" w:rsidR="00EB7BDE" w:rsidRDefault="002604FF">
      <w:pPr>
        <w:rPr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Click for Link to meeting (Agenda)</w:t>
        </w:r>
      </w:hyperlink>
    </w:p>
    <w:p w14:paraId="00000008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Midterm feedback</w:t>
      </w:r>
    </w:p>
    <w:p w14:paraId="00000009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commentRangeStart w:id="3"/>
      <w:r>
        <w:rPr>
          <w:sz w:val="24"/>
          <w:szCs w:val="24"/>
        </w:rPr>
        <w:t>Struggling with info from Tuesday meeting is for additional tips</w:t>
      </w:r>
      <w:commentRangeEnd w:id="3"/>
      <w:r w:rsidR="00D40F0C">
        <w:rPr>
          <w:rStyle w:val="CommentReference"/>
        </w:rPr>
        <w:commentReference w:id="3"/>
      </w:r>
    </w:p>
    <w:p w14:paraId="0000000A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We can’t lower workload </w:t>
      </w:r>
    </w:p>
    <w:p w14:paraId="0000000B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Make assignments clearer to understand </w:t>
      </w:r>
    </w:p>
    <w:p w14:paraId="0000000C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Provide examples of what our essays should look like </w:t>
      </w:r>
    </w:p>
    <w:p w14:paraId="0000000D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Grading instructions (0/0)</w:t>
      </w:r>
    </w:p>
    <w:p w14:paraId="0000000E" w14:textId="77777777" w:rsidR="00EB7BDE" w:rsidRDefault="002604F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Not enough time provided between peer reviews and final draft</w:t>
      </w:r>
    </w:p>
    <w:p w14:paraId="0000000F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Keep Moving Forward </w:t>
      </w:r>
    </w:p>
    <w:p w14:paraId="00000010" w14:textId="77777777" w:rsidR="00EB7BDE" w:rsidRDefault="002604F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This week is where people drop off, turn </w:t>
      </w:r>
      <w:proofErr w:type="gramStart"/>
      <w:r>
        <w:rPr>
          <w:sz w:val="24"/>
          <w:szCs w:val="24"/>
        </w:rPr>
        <w:t>anything</w:t>
      </w:r>
      <w:proofErr w:type="gramEnd"/>
      <w:r>
        <w:rPr>
          <w:sz w:val="24"/>
          <w:szCs w:val="24"/>
        </w:rPr>
        <w:t xml:space="preserve"> in! </w:t>
      </w:r>
    </w:p>
    <w:p w14:paraId="00000011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Message from Elder Holland</w:t>
      </w:r>
    </w:p>
    <w:p w14:paraId="00000012" w14:textId="77777777" w:rsidR="00EB7BDE" w:rsidRDefault="002604F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Remember why you are doing this </w:t>
      </w:r>
    </w:p>
    <w:p w14:paraId="00000013" w14:textId="77777777" w:rsidR="00EB7BDE" w:rsidRDefault="002604F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There isn’t a final project </w:t>
      </w:r>
    </w:p>
    <w:p w14:paraId="00000014" w14:textId="77777777" w:rsidR="00EB7BDE" w:rsidRDefault="002604FF">
      <w:pPr>
        <w:numPr>
          <w:ilvl w:val="0"/>
          <w:numId w:val="7"/>
        </w:numPr>
        <w:rPr>
          <w:sz w:val="24"/>
          <w:szCs w:val="24"/>
        </w:rPr>
      </w:pPr>
      <w:commentRangeStart w:id="4"/>
      <w:r>
        <w:rPr>
          <w:sz w:val="24"/>
          <w:szCs w:val="24"/>
        </w:rPr>
        <w:t xml:space="preserve">Things get easier after this week </w:t>
      </w:r>
      <w:commentRangeEnd w:id="4"/>
      <w:r w:rsidR="00D40F0C">
        <w:rPr>
          <w:rStyle w:val="CommentReference"/>
        </w:rPr>
        <w:commentReference w:id="4"/>
      </w:r>
    </w:p>
    <w:p w14:paraId="00000015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Meeting minutes (what is it)</w:t>
      </w:r>
    </w:p>
    <w:p w14:paraId="00000016" w14:textId="77777777" w:rsidR="00EB7BDE" w:rsidRDefault="002604F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Taking small notes/crucial details</w:t>
      </w:r>
    </w:p>
    <w:p w14:paraId="00000017" w14:textId="77777777" w:rsidR="00EB7BDE" w:rsidRDefault="002604F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Condense meeting to most important parts </w:t>
      </w:r>
    </w:p>
    <w:p w14:paraId="00000018" w14:textId="77777777" w:rsidR="00EB7BDE" w:rsidRDefault="002604F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This is what you</w:t>
      </w:r>
      <w:del w:id="5" w:author="Seth Ricks" w:date="2025-08-20T11:18:00Z" w16du:dateUtc="2025-08-20T17:18:00Z">
        <w:r w:rsidDel="00D40F0C">
          <w:rPr>
            <w:sz w:val="24"/>
            <w:szCs w:val="24"/>
          </w:rPr>
          <w:delText>r</w:delText>
        </w:r>
      </w:del>
      <w:r>
        <w:rPr>
          <w:sz w:val="24"/>
          <w:szCs w:val="24"/>
        </w:rPr>
        <w:t xml:space="preserve"> share with someone not at the meeting </w:t>
      </w:r>
    </w:p>
    <w:p w14:paraId="00000019" w14:textId="77777777" w:rsidR="00EB7BDE" w:rsidRDefault="002604F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Read rubric</w:t>
      </w:r>
    </w:p>
    <w:p w14:paraId="0000001A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Business Report (Due Thursday)</w:t>
      </w:r>
    </w:p>
    <w:p w14:paraId="0000001B" w14:textId="77777777" w:rsidR="00EB7BDE" w:rsidRDefault="002604F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purpose is to inform and influence decision makers</w:t>
      </w:r>
    </w:p>
    <w:p w14:paraId="0000001C" w14:textId="50E170CE" w:rsidR="00EB7BDE" w:rsidRDefault="002604F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audience </w:t>
      </w:r>
      <w:ins w:id="6" w:author="Seth Ricks" w:date="2025-08-20T11:23:00Z" w16du:dateUtc="2025-08-20T17:23:00Z">
        <w:r w:rsidR="00D40F0C">
          <w:rPr>
            <w:sz w:val="24"/>
            <w:szCs w:val="24"/>
          </w:rPr>
          <w:t xml:space="preserve">is </w:t>
        </w:r>
      </w:ins>
      <w:r>
        <w:rPr>
          <w:sz w:val="24"/>
          <w:szCs w:val="24"/>
        </w:rPr>
        <w:t>your manager and company executives (800-1500 words)</w:t>
      </w:r>
    </w:p>
    <w:p w14:paraId="0000001D" w14:textId="77777777" w:rsidR="00EB7BDE" w:rsidRDefault="002604F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Situational report, Investigative, or a Problem analysis</w:t>
      </w:r>
    </w:p>
    <w:p w14:paraId="0000001E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Recommendation Report </w:t>
      </w:r>
      <w:commentRangeStart w:id="7"/>
      <w:r>
        <w:rPr>
          <w:b/>
          <w:i/>
          <w:sz w:val="24"/>
          <w:szCs w:val="24"/>
        </w:rPr>
        <w:t xml:space="preserve">(Draft due Thursday) </w:t>
      </w:r>
      <w:commentRangeEnd w:id="7"/>
      <w:r w:rsidR="00D40F0C">
        <w:rPr>
          <w:rStyle w:val="CommentReference"/>
        </w:rPr>
        <w:commentReference w:id="7"/>
      </w:r>
    </w:p>
    <w:p w14:paraId="0000001F" w14:textId="77777777" w:rsidR="00EB7BDE" w:rsidRDefault="002604F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Recommend a course of action (two assignments but goes with your previous company) (250-500 words)</w:t>
      </w:r>
    </w:p>
    <w:p w14:paraId="00000020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Advice for next 3 assignments:</w:t>
      </w:r>
    </w:p>
    <w:p w14:paraId="00000021" w14:textId="77777777" w:rsidR="00EB7BDE" w:rsidRDefault="002604FF">
      <w:pPr>
        <w:rPr>
          <w:sz w:val="24"/>
          <w:szCs w:val="24"/>
        </w:rPr>
      </w:pPr>
      <w:commentRangeStart w:id="8"/>
      <w:r>
        <w:rPr>
          <w:sz w:val="24"/>
          <w:szCs w:val="24"/>
        </w:rPr>
        <w:t xml:space="preserve">Remember </w:t>
      </w:r>
      <w:commentRangeEnd w:id="8"/>
      <w:r w:rsidR="00D40F0C">
        <w:rPr>
          <w:rStyle w:val="CommentReference"/>
        </w:rPr>
        <w:commentReference w:id="8"/>
      </w:r>
      <w:r>
        <w:rPr>
          <w:sz w:val="24"/>
          <w:szCs w:val="24"/>
        </w:rPr>
        <w:t xml:space="preserve">your audience, do sections, in text citations, use headings and subheadings, proofread, use AI as a tool not to complete the assignment </w:t>
      </w:r>
    </w:p>
    <w:p w14:paraId="00000022" w14:textId="77777777" w:rsidR="00EB7BDE" w:rsidRDefault="002604FF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Action Items: </w:t>
      </w:r>
    </w:p>
    <w:p w14:paraId="00000023" w14:textId="77777777" w:rsidR="00EB7BDE" w:rsidRDefault="002604F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Look at announcements </w:t>
      </w:r>
    </w:p>
    <w:p w14:paraId="00000024" w14:textId="77777777" w:rsidR="00EB7BDE" w:rsidRDefault="002604F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Watch your video resume feedback (goes towards your final grade)</w:t>
      </w:r>
    </w:p>
    <w:p w14:paraId="00000025" w14:textId="77777777" w:rsidR="00EB7BDE" w:rsidRDefault="002604F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Extra credit-message me your favorite scripture</w:t>
      </w:r>
    </w:p>
    <w:p w14:paraId="00000026" w14:textId="77777777" w:rsidR="00EB7BDE" w:rsidRDefault="00EB7BDE">
      <w:pPr>
        <w:rPr>
          <w:sz w:val="24"/>
          <w:szCs w:val="24"/>
        </w:rPr>
      </w:pPr>
    </w:p>
    <w:sectPr w:rsidR="00EB7B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th Ricks" w:date="2025-08-20T11:21:00Z" w:initials="SR">
    <w:p w14:paraId="04B4C226" w14:textId="77777777" w:rsidR="00D40F0C" w:rsidRDefault="00D40F0C" w:rsidP="00D40F0C">
      <w:pPr>
        <w:pStyle w:val="CommentText"/>
      </w:pPr>
      <w:r>
        <w:rPr>
          <w:rStyle w:val="CommentReference"/>
        </w:rPr>
        <w:annotationRef/>
      </w:r>
      <w:r>
        <w:t>Hi Audrey, the meeting minutes look good. The best advice I can give is to still go through and look for grammar mistakes. You had a few in there. Also, make sure that it is clear enough that someone who didn’t attend the meeting would understand. I didn’t attend the meeting for that purpose, and there were a few that I highlighted for you that you should touch up on. Thanks! Good work!</w:t>
      </w:r>
    </w:p>
  </w:comment>
  <w:comment w:id="3" w:author="Seth Ricks" w:date="2025-08-20T11:19:00Z" w:initials="SR">
    <w:p w14:paraId="082C5733" w14:textId="67A0649F" w:rsidR="00D40F0C" w:rsidRDefault="00D40F0C" w:rsidP="00D40F0C">
      <w:pPr>
        <w:pStyle w:val="CommentText"/>
      </w:pPr>
      <w:r>
        <w:rPr>
          <w:rStyle w:val="CommentReference"/>
        </w:rPr>
        <w:annotationRef/>
      </w:r>
      <w:r>
        <w:t xml:space="preserve">I don’t understand this bullet. </w:t>
      </w:r>
    </w:p>
  </w:comment>
  <w:comment w:id="4" w:author="Seth Ricks" w:date="2025-08-20T11:24:00Z" w:initials="SR">
    <w:p w14:paraId="4DCE7C14" w14:textId="77777777" w:rsidR="00D40F0C" w:rsidRDefault="00D40F0C" w:rsidP="00D40F0C">
      <w:pPr>
        <w:pStyle w:val="CommentText"/>
      </w:pPr>
      <w:r>
        <w:rPr>
          <w:rStyle w:val="CommentReference"/>
        </w:rPr>
        <w:annotationRef/>
      </w:r>
      <w:r>
        <w:t xml:space="preserve">Was this something that the professor shared, or that Elder Holland shared? I’m confused about this one. </w:t>
      </w:r>
    </w:p>
  </w:comment>
  <w:comment w:id="7" w:author="Seth Ricks" w:date="2025-08-20T11:22:00Z" w:initials="SR">
    <w:p w14:paraId="49E608C1" w14:textId="35E0D7C8" w:rsidR="00D40F0C" w:rsidRDefault="00D40F0C" w:rsidP="00D40F0C">
      <w:pPr>
        <w:pStyle w:val="CommentText"/>
      </w:pPr>
      <w:r>
        <w:rPr>
          <w:rStyle w:val="CommentReference"/>
        </w:rPr>
        <w:annotationRef/>
      </w:r>
      <w:r>
        <w:t>I like the due dates on these bullets.</w:t>
      </w:r>
    </w:p>
  </w:comment>
  <w:comment w:id="8" w:author="Seth Ricks" w:date="2025-08-20T11:23:00Z" w:initials="SR">
    <w:p w14:paraId="7641D6B7" w14:textId="77777777" w:rsidR="00D40F0C" w:rsidRDefault="00D40F0C" w:rsidP="00D40F0C">
      <w:pPr>
        <w:pStyle w:val="CommentText"/>
      </w:pPr>
      <w:r>
        <w:rPr>
          <w:rStyle w:val="CommentReference"/>
        </w:rPr>
        <w:annotationRef/>
      </w:r>
      <w:r>
        <w:t xml:space="preserve">You didn’t bullet this out like the others.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B4C226" w15:done="0"/>
  <w15:commentEx w15:paraId="082C5733" w15:done="0"/>
  <w15:commentEx w15:paraId="4DCE7C14" w15:done="0"/>
  <w15:commentEx w15:paraId="49E608C1" w15:done="0"/>
  <w15:commentEx w15:paraId="7641D6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7AB0C8" w16cex:dateUtc="2025-08-20T17:21:00Z"/>
  <w16cex:commentExtensible w16cex:durableId="5C2DD57F" w16cex:dateUtc="2025-08-20T17:19:00Z"/>
  <w16cex:commentExtensible w16cex:durableId="573BDB16" w16cex:dateUtc="2025-08-20T17:24:00Z"/>
  <w16cex:commentExtensible w16cex:durableId="1D7ED462" w16cex:dateUtc="2025-08-20T17:22:00Z"/>
  <w16cex:commentExtensible w16cex:durableId="6A6AFEFC" w16cex:dateUtc="2025-08-20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B4C226" w16cid:durableId="1B7AB0C8"/>
  <w16cid:commentId w16cid:paraId="082C5733" w16cid:durableId="5C2DD57F"/>
  <w16cid:commentId w16cid:paraId="4DCE7C14" w16cid:durableId="573BDB16"/>
  <w16cid:commentId w16cid:paraId="49E608C1" w16cid:durableId="1D7ED462"/>
  <w16cid:commentId w16cid:paraId="7641D6B7" w16cid:durableId="6A6AFE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7DC"/>
    <w:multiLevelType w:val="multilevel"/>
    <w:tmpl w:val="6D9C89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0A1E53"/>
    <w:multiLevelType w:val="multilevel"/>
    <w:tmpl w:val="13B08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E87028"/>
    <w:multiLevelType w:val="multilevel"/>
    <w:tmpl w:val="EFEA7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320166"/>
    <w:multiLevelType w:val="multilevel"/>
    <w:tmpl w:val="CE0E6E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5379A"/>
    <w:multiLevelType w:val="multilevel"/>
    <w:tmpl w:val="BABA0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C03AEF"/>
    <w:multiLevelType w:val="multilevel"/>
    <w:tmpl w:val="4150E6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3B57AC"/>
    <w:multiLevelType w:val="multilevel"/>
    <w:tmpl w:val="32C050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18767784">
    <w:abstractNumId w:val="2"/>
  </w:num>
  <w:num w:numId="2" w16cid:durableId="2003967920">
    <w:abstractNumId w:val="1"/>
  </w:num>
  <w:num w:numId="3" w16cid:durableId="762991485">
    <w:abstractNumId w:val="3"/>
  </w:num>
  <w:num w:numId="4" w16cid:durableId="1776246233">
    <w:abstractNumId w:val="6"/>
  </w:num>
  <w:num w:numId="5" w16cid:durableId="956331943">
    <w:abstractNumId w:val="4"/>
  </w:num>
  <w:num w:numId="6" w16cid:durableId="525943545">
    <w:abstractNumId w:val="5"/>
  </w:num>
  <w:num w:numId="7" w16cid:durableId="3106023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DE"/>
    <w:rsid w:val="00D40F0C"/>
    <w:rsid w:val="00DC7727"/>
    <w:rsid w:val="00EB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B0B4A"/>
  <w15:docId w15:val="{9B898511-872F-4274-B0E4-89C24D19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D40F0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40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0F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0F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F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ideo.byui.edu/media/t/1_a3s1s5c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 Ricks</dc:creator>
  <cp:lastModifiedBy>Seth Ricks</cp:lastModifiedBy>
  <cp:revision>2</cp:revision>
  <dcterms:created xsi:type="dcterms:W3CDTF">2025-08-20T17:24:00Z</dcterms:created>
  <dcterms:modified xsi:type="dcterms:W3CDTF">2025-08-20T17:24:00Z</dcterms:modified>
</cp:coreProperties>
</file>